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AD9A2" w14:textId="706D9283" w:rsidR="5099C461" w:rsidRDefault="5099C461" w:rsidP="6CFDE0A7">
      <w:pPr>
        <w:spacing w:line="256" w:lineRule="auto"/>
        <w:jc w:val="both"/>
      </w:pPr>
      <w:r>
        <w:rPr>
          <w:noProof/>
        </w:rPr>
        <w:drawing>
          <wp:inline distT="0" distB="0" distL="0" distR="0" wp14:anchorId="19867135" wp14:editId="23E45D8A">
            <wp:extent cx="3962400" cy="1295402"/>
            <wp:effectExtent l="0" t="0" r="0" b="0"/>
            <wp:docPr id="183983407" name="Picture 18398340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b="11111"/>
                    <a:stretch>
                      <a:fillRect/>
                    </a:stretch>
                  </pic:blipFill>
                  <pic:spPr>
                    <a:xfrm>
                      <a:off x="0" y="0"/>
                      <a:ext cx="3962400" cy="1295402"/>
                    </a:xfrm>
                    <a:prstGeom prst="rect">
                      <a:avLst/>
                    </a:prstGeom>
                  </pic:spPr>
                </pic:pic>
              </a:graphicData>
            </a:graphic>
          </wp:inline>
        </w:drawing>
      </w:r>
      <w:r w:rsidR="57F03EA6">
        <w:t xml:space="preserve"> </w:t>
      </w:r>
      <w:r w:rsidR="38A5BFC7">
        <w:rPr>
          <w:noProof/>
        </w:rPr>
        <w:drawing>
          <wp:inline distT="0" distB="0" distL="0" distR="0" wp14:anchorId="3E2ED17C" wp14:editId="78563613">
            <wp:extent cx="1333500" cy="1333500"/>
            <wp:effectExtent l="0" t="0" r="0" b="0"/>
            <wp:docPr id="241489246" name="Picture 24148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sidR="57F03EA6">
        <w:t xml:space="preserve">                       </w:t>
      </w:r>
      <w:r>
        <w:br/>
      </w:r>
    </w:p>
    <w:p w14:paraId="11E49BA8" w14:textId="1F0BFAB3" w:rsidR="5F282FDF" w:rsidRDefault="5F282FDF" w:rsidP="6CFDE0A7">
      <w:pPr>
        <w:spacing w:line="256" w:lineRule="auto"/>
        <w:jc w:val="center"/>
        <w:rPr>
          <w:rFonts w:ascii="Times New Roman" w:eastAsia="Times New Roman" w:hAnsi="Times New Roman" w:cs="Times New Roman"/>
          <w:sz w:val="40"/>
          <w:szCs w:val="40"/>
        </w:rPr>
      </w:pPr>
      <w:r w:rsidRPr="6CFDE0A7">
        <w:rPr>
          <w:rFonts w:ascii="Times New Roman" w:eastAsia="Times New Roman" w:hAnsi="Times New Roman" w:cs="Times New Roman"/>
          <w:b/>
          <w:bCs/>
          <w:sz w:val="40"/>
          <w:szCs w:val="40"/>
        </w:rPr>
        <w:t>PATNERING WITH NEW MELLE SPORTS AND RECREATION TO TACKLE SUPPLY CHAIN CHALLENGES.</w:t>
      </w:r>
    </w:p>
    <w:p w14:paraId="6F4043E6" w14:textId="4A31B618" w:rsidR="6CFDE0A7" w:rsidRDefault="6CFDE0A7" w:rsidP="6CFDE0A7">
      <w:pPr>
        <w:spacing w:line="256" w:lineRule="auto"/>
        <w:jc w:val="center"/>
        <w:rPr>
          <w:rFonts w:ascii="Times New Roman" w:eastAsia="Times New Roman" w:hAnsi="Times New Roman" w:cs="Times New Roman"/>
          <w:b/>
          <w:bCs/>
          <w:sz w:val="40"/>
          <w:szCs w:val="40"/>
        </w:rPr>
      </w:pPr>
    </w:p>
    <w:p w14:paraId="3B04B574" w14:textId="1559FFD7" w:rsidR="5F282FDF" w:rsidRDefault="5F282FDF" w:rsidP="6CFDE0A7">
      <w:pPr>
        <w:spacing w:line="256" w:lineRule="auto"/>
        <w:jc w:val="center"/>
        <w:rPr>
          <w:rFonts w:ascii="Times New Roman" w:eastAsia="Times New Roman" w:hAnsi="Times New Roman" w:cs="Times New Roman"/>
          <w:sz w:val="36"/>
          <w:szCs w:val="36"/>
        </w:rPr>
      </w:pPr>
      <w:r w:rsidRPr="6CFDE0A7">
        <w:rPr>
          <w:rFonts w:ascii="Times New Roman" w:eastAsia="Times New Roman" w:hAnsi="Times New Roman" w:cs="Times New Roman"/>
          <w:b/>
          <w:bCs/>
          <w:sz w:val="36"/>
          <w:szCs w:val="36"/>
        </w:rPr>
        <w:t>OPM 6930</w:t>
      </w:r>
    </w:p>
    <w:p w14:paraId="6A705294" w14:textId="5D095A0E" w:rsidR="5F282FDF" w:rsidRDefault="5F282FDF" w:rsidP="6CFDE0A7">
      <w:pPr>
        <w:spacing w:line="256" w:lineRule="auto"/>
        <w:jc w:val="center"/>
        <w:rPr>
          <w:rFonts w:ascii="Times New Roman" w:eastAsia="Times New Roman" w:hAnsi="Times New Roman" w:cs="Times New Roman"/>
          <w:sz w:val="36"/>
          <w:szCs w:val="36"/>
        </w:rPr>
      </w:pPr>
      <w:r w:rsidRPr="6CFDE0A7">
        <w:rPr>
          <w:rFonts w:ascii="Times New Roman" w:eastAsia="Times New Roman" w:hAnsi="Times New Roman" w:cs="Times New Roman"/>
          <w:b/>
          <w:bCs/>
          <w:sz w:val="36"/>
          <w:szCs w:val="36"/>
        </w:rPr>
        <w:t>Rebecca McDonough</w:t>
      </w:r>
    </w:p>
    <w:p w14:paraId="17A1B066" w14:textId="4F117227" w:rsidR="5F282FDF" w:rsidRDefault="5F282FDF" w:rsidP="6CFDE0A7">
      <w:pPr>
        <w:spacing w:line="256" w:lineRule="auto"/>
        <w:jc w:val="center"/>
        <w:rPr>
          <w:rFonts w:ascii="Times New Roman" w:eastAsia="Times New Roman" w:hAnsi="Times New Roman" w:cs="Times New Roman"/>
          <w:sz w:val="36"/>
          <w:szCs w:val="36"/>
        </w:rPr>
      </w:pPr>
      <w:r w:rsidRPr="6CFDE0A7">
        <w:rPr>
          <w:rFonts w:ascii="Times New Roman" w:eastAsia="Times New Roman" w:hAnsi="Times New Roman" w:cs="Times New Roman"/>
          <w:b/>
          <w:bCs/>
          <w:sz w:val="36"/>
          <w:szCs w:val="36"/>
        </w:rPr>
        <w:t>April 19, 2023</w:t>
      </w:r>
    </w:p>
    <w:p w14:paraId="3699DD22" w14:textId="6DDB956B" w:rsidR="6CFDE0A7" w:rsidRDefault="6CFDE0A7" w:rsidP="6CFDE0A7">
      <w:pPr>
        <w:spacing w:line="256" w:lineRule="auto"/>
        <w:jc w:val="center"/>
        <w:rPr>
          <w:rFonts w:ascii="Times New Roman" w:eastAsia="Times New Roman" w:hAnsi="Times New Roman" w:cs="Times New Roman"/>
          <w:b/>
          <w:bCs/>
          <w:sz w:val="36"/>
          <w:szCs w:val="36"/>
        </w:rPr>
      </w:pPr>
    </w:p>
    <w:p w14:paraId="3592D329" w14:textId="6B4FD37B" w:rsidR="6CFDE0A7" w:rsidRDefault="6CFDE0A7" w:rsidP="6CFDE0A7">
      <w:pPr>
        <w:spacing w:after="0" w:line="240" w:lineRule="auto"/>
        <w:jc w:val="both"/>
        <w:rPr>
          <w:rFonts w:ascii="Times New Roman" w:eastAsia="Times New Roman" w:hAnsi="Times New Roman" w:cs="Times New Roman"/>
          <w:sz w:val="24"/>
          <w:szCs w:val="24"/>
        </w:rPr>
      </w:pPr>
    </w:p>
    <w:p w14:paraId="29337758" w14:textId="2A0CC77A" w:rsidR="5F282FDF" w:rsidRDefault="5F282FDF" w:rsidP="6CFDE0A7">
      <w:pPr>
        <w:spacing w:after="0" w:line="240" w:lineRule="auto"/>
        <w:jc w:val="center"/>
        <w:rPr>
          <w:rFonts w:ascii="Times New Roman" w:eastAsia="Times New Roman" w:hAnsi="Times New Roman" w:cs="Times New Roman"/>
          <w:sz w:val="24"/>
          <w:szCs w:val="24"/>
        </w:rPr>
      </w:pPr>
      <w:r w:rsidRPr="6CFDE0A7">
        <w:rPr>
          <w:rStyle w:val="eop"/>
          <w:rFonts w:ascii="Times New Roman" w:eastAsia="Times New Roman" w:hAnsi="Times New Roman" w:cs="Times New Roman"/>
          <w:b/>
          <w:bCs/>
          <w:sz w:val="40"/>
          <w:szCs w:val="40"/>
        </w:rPr>
        <w:t>GROUP 3 TEAM:</w:t>
      </w:r>
    </w:p>
    <w:p w14:paraId="258B3416" w14:textId="7E2A0CB9" w:rsidR="006275F4" w:rsidRDefault="006275F4" w:rsidP="6CFDE0A7">
      <w:pPr>
        <w:spacing w:after="0" w:line="240" w:lineRule="auto"/>
        <w:jc w:val="both"/>
        <w:rPr>
          <w:rFonts w:ascii="Times New Roman" w:eastAsia="Times New Roman" w:hAnsi="Times New Roman" w:cs="Times New Roman"/>
          <w:sz w:val="24"/>
          <w:szCs w:val="24"/>
        </w:rPr>
      </w:pPr>
    </w:p>
    <w:p w14:paraId="054AFC73" w14:textId="3DC18211" w:rsidR="00A87806" w:rsidRDefault="4CFCD0F7" w:rsidP="6CFDE0A7">
      <w:pPr>
        <w:spacing w:after="0" w:line="360" w:lineRule="auto"/>
        <w:jc w:val="center"/>
        <w:rPr>
          <w:rFonts w:ascii="Times New Roman" w:eastAsia="Times New Roman" w:hAnsi="Times New Roman" w:cs="Times New Roman"/>
          <w:sz w:val="36"/>
          <w:szCs w:val="36"/>
        </w:rPr>
      </w:pPr>
      <w:r w:rsidRPr="6CFDE0A7">
        <w:rPr>
          <w:rFonts w:ascii="Times New Roman" w:eastAsia="Times New Roman" w:hAnsi="Times New Roman" w:cs="Times New Roman"/>
          <w:sz w:val="36"/>
          <w:szCs w:val="36"/>
        </w:rPr>
        <w:t xml:space="preserve">Hari Prasath </w:t>
      </w:r>
      <w:proofErr w:type="spellStart"/>
      <w:r w:rsidRPr="6CFDE0A7">
        <w:rPr>
          <w:rFonts w:ascii="Times New Roman" w:eastAsia="Times New Roman" w:hAnsi="Times New Roman" w:cs="Times New Roman"/>
          <w:sz w:val="36"/>
          <w:szCs w:val="36"/>
        </w:rPr>
        <w:t>Jothiswaran</w:t>
      </w:r>
      <w:proofErr w:type="spellEnd"/>
    </w:p>
    <w:p w14:paraId="5E2D3ABB" w14:textId="454D0E2C" w:rsidR="00A87806" w:rsidRDefault="4CFCD0F7" w:rsidP="6CFDE0A7">
      <w:pPr>
        <w:spacing w:after="0" w:line="360" w:lineRule="auto"/>
        <w:jc w:val="center"/>
        <w:rPr>
          <w:rFonts w:ascii="Times New Roman" w:eastAsia="Times New Roman" w:hAnsi="Times New Roman" w:cs="Times New Roman"/>
          <w:sz w:val="36"/>
          <w:szCs w:val="36"/>
        </w:rPr>
      </w:pPr>
      <w:proofErr w:type="spellStart"/>
      <w:r w:rsidRPr="6CFDE0A7">
        <w:rPr>
          <w:rFonts w:ascii="Times New Roman" w:eastAsia="Times New Roman" w:hAnsi="Times New Roman" w:cs="Times New Roman"/>
          <w:sz w:val="36"/>
          <w:szCs w:val="36"/>
        </w:rPr>
        <w:t>Gnan</w:t>
      </w:r>
      <w:proofErr w:type="spellEnd"/>
      <w:r w:rsidRPr="6CFDE0A7">
        <w:rPr>
          <w:rFonts w:ascii="Times New Roman" w:eastAsia="Times New Roman" w:hAnsi="Times New Roman" w:cs="Times New Roman"/>
          <w:sz w:val="36"/>
          <w:szCs w:val="36"/>
        </w:rPr>
        <w:t xml:space="preserve"> </w:t>
      </w:r>
      <w:proofErr w:type="spellStart"/>
      <w:r w:rsidRPr="6CFDE0A7">
        <w:rPr>
          <w:rFonts w:ascii="Times New Roman" w:eastAsia="Times New Roman" w:hAnsi="Times New Roman" w:cs="Times New Roman"/>
          <w:sz w:val="36"/>
          <w:szCs w:val="36"/>
        </w:rPr>
        <w:t>Srivarsh</w:t>
      </w:r>
      <w:proofErr w:type="spellEnd"/>
      <w:r w:rsidRPr="6CFDE0A7">
        <w:rPr>
          <w:rFonts w:ascii="Times New Roman" w:eastAsia="Times New Roman" w:hAnsi="Times New Roman" w:cs="Times New Roman"/>
          <w:sz w:val="36"/>
          <w:szCs w:val="36"/>
        </w:rPr>
        <w:t xml:space="preserve"> </w:t>
      </w:r>
      <w:proofErr w:type="spellStart"/>
      <w:r w:rsidRPr="6CFDE0A7">
        <w:rPr>
          <w:rFonts w:ascii="Times New Roman" w:eastAsia="Times New Roman" w:hAnsi="Times New Roman" w:cs="Times New Roman"/>
          <w:sz w:val="36"/>
          <w:szCs w:val="36"/>
        </w:rPr>
        <w:t>Bekkesula</w:t>
      </w:r>
      <w:proofErr w:type="spellEnd"/>
      <w:r w:rsidRPr="6CFDE0A7">
        <w:rPr>
          <w:rFonts w:ascii="Times New Roman" w:eastAsia="Times New Roman" w:hAnsi="Times New Roman" w:cs="Times New Roman"/>
          <w:sz w:val="36"/>
          <w:szCs w:val="36"/>
        </w:rPr>
        <w:t xml:space="preserve"> </w:t>
      </w:r>
      <w:proofErr w:type="spellStart"/>
      <w:r w:rsidRPr="6CFDE0A7">
        <w:rPr>
          <w:rFonts w:ascii="Times New Roman" w:eastAsia="Times New Roman" w:hAnsi="Times New Roman" w:cs="Times New Roman"/>
          <w:sz w:val="36"/>
          <w:szCs w:val="36"/>
        </w:rPr>
        <w:t>Narahari</w:t>
      </w:r>
      <w:proofErr w:type="spellEnd"/>
    </w:p>
    <w:p w14:paraId="4FD33445" w14:textId="34571072" w:rsidR="00A87806" w:rsidRDefault="4CFCD0F7" w:rsidP="6CFDE0A7">
      <w:pPr>
        <w:spacing w:after="0" w:line="360" w:lineRule="auto"/>
        <w:jc w:val="center"/>
        <w:rPr>
          <w:rFonts w:ascii="Times New Roman" w:eastAsia="Times New Roman" w:hAnsi="Times New Roman" w:cs="Times New Roman"/>
          <w:sz w:val="36"/>
          <w:szCs w:val="36"/>
        </w:rPr>
      </w:pPr>
      <w:proofErr w:type="spellStart"/>
      <w:r w:rsidRPr="6CFDE0A7">
        <w:rPr>
          <w:rFonts w:ascii="Times New Roman" w:eastAsia="Times New Roman" w:hAnsi="Times New Roman" w:cs="Times New Roman"/>
          <w:sz w:val="36"/>
          <w:szCs w:val="36"/>
        </w:rPr>
        <w:t>Yashwanth</w:t>
      </w:r>
      <w:proofErr w:type="spellEnd"/>
      <w:r w:rsidRPr="6CFDE0A7">
        <w:rPr>
          <w:rFonts w:ascii="Times New Roman" w:eastAsia="Times New Roman" w:hAnsi="Times New Roman" w:cs="Times New Roman"/>
          <w:sz w:val="36"/>
          <w:szCs w:val="36"/>
        </w:rPr>
        <w:t xml:space="preserve"> </w:t>
      </w:r>
      <w:proofErr w:type="spellStart"/>
      <w:r w:rsidRPr="6CFDE0A7">
        <w:rPr>
          <w:rFonts w:ascii="Times New Roman" w:eastAsia="Times New Roman" w:hAnsi="Times New Roman" w:cs="Times New Roman"/>
          <w:sz w:val="36"/>
          <w:szCs w:val="36"/>
        </w:rPr>
        <w:t>Majji</w:t>
      </w:r>
      <w:proofErr w:type="spellEnd"/>
    </w:p>
    <w:p w14:paraId="625DE4EF" w14:textId="47097581" w:rsidR="00A87806" w:rsidRDefault="4CFCD0F7" w:rsidP="6CFDE0A7">
      <w:pPr>
        <w:spacing w:after="0" w:line="360" w:lineRule="auto"/>
        <w:jc w:val="center"/>
        <w:rPr>
          <w:rFonts w:ascii="Times New Roman" w:eastAsia="Times New Roman" w:hAnsi="Times New Roman" w:cs="Times New Roman"/>
          <w:sz w:val="36"/>
          <w:szCs w:val="36"/>
        </w:rPr>
      </w:pPr>
      <w:r w:rsidRPr="6CFDE0A7">
        <w:rPr>
          <w:rFonts w:ascii="Times New Roman" w:eastAsia="Times New Roman" w:hAnsi="Times New Roman" w:cs="Times New Roman"/>
          <w:sz w:val="36"/>
          <w:szCs w:val="36"/>
        </w:rPr>
        <w:t>Yi-</w:t>
      </w:r>
      <w:proofErr w:type="spellStart"/>
      <w:r w:rsidRPr="6CFDE0A7">
        <w:rPr>
          <w:rFonts w:ascii="Times New Roman" w:eastAsia="Times New Roman" w:hAnsi="Times New Roman" w:cs="Times New Roman"/>
          <w:sz w:val="36"/>
          <w:szCs w:val="36"/>
        </w:rPr>
        <w:t>Hsuan</w:t>
      </w:r>
      <w:proofErr w:type="spellEnd"/>
      <w:r w:rsidRPr="6CFDE0A7">
        <w:rPr>
          <w:rFonts w:ascii="Times New Roman" w:eastAsia="Times New Roman" w:hAnsi="Times New Roman" w:cs="Times New Roman"/>
          <w:sz w:val="36"/>
          <w:szCs w:val="36"/>
        </w:rPr>
        <w:t xml:space="preserve"> Chan</w:t>
      </w:r>
    </w:p>
    <w:p w14:paraId="75D50E54" w14:textId="2A6042CE" w:rsidR="00A87806" w:rsidRDefault="4CFCD0F7" w:rsidP="6CFDE0A7">
      <w:pPr>
        <w:spacing w:after="0" w:line="360" w:lineRule="auto"/>
        <w:jc w:val="center"/>
        <w:rPr>
          <w:rFonts w:ascii="Times New Roman" w:eastAsia="Times New Roman" w:hAnsi="Times New Roman" w:cs="Times New Roman"/>
          <w:sz w:val="36"/>
          <w:szCs w:val="36"/>
        </w:rPr>
      </w:pPr>
      <w:proofErr w:type="spellStart"/>
      <w:r w:rsidRPr="6CFDE0A7">
        <w:rPr>
          <w:rFonts w:ascii="Times New Roman" w:eastAsia="Times New Roman" w:hAnsi="Times New Roman" w:cs="Times New Roman"/>
          <w:sz w:val="36"/>
          <w:szCs w:val="36"/>
        </w:rPr>
        <w:t>Renukalaxmi</w:t>
      </w:r>
      <w:proofErr w:type="spellEnd"/>
      <w:r w:rsidRPr="6CFDE0A7">
        <w:rPr>
          <w:rFonts w:ascii="Times New Roman" w:eastAsia="Times New Roman" w:hAnsi="Times New Roman" w:cs="Times New Roman"/>
          <w:sz w:val="36"/>
          <w:szCs w:val="36"/>
        </w:rPr>
        <w:t xml:space="preserve"> </w:t>
      </w:r>
      <w:proofErr w:type="spellStart"/>
      <w:r w:rsidRPr="6CFDE0A7">
        <w:rPr>
          <w:rFonts w:ascii="Times New Roman" w:eastAsia="Times New Roman" w:hAnsi="Times New Roman" w:cs="Times New Roman"/>
          <w:sz w:val="36"/>
          <w:szCs w:val="36"/>
        </w:rPr>
        <w:t>Dudhe</w:t>
      </w:r>
      <w:proofErr w:type="spellEnd"/>
    </w:p>
    <w:p w14:paraId="0D57BB1C" w14:textId="0F4D7703" w:rsidR="00A87806" w:rsidRDefault="4CFCD0F7" w:rsidP="6CFDE0A7">
      <w:pPr>
        <w:spacing w:after="0" w:line="360" w:lineRule="auto"/>
        <w:jc w:val="center"/>
        <w:rPr>
          <w:rFonts w:ascii="Times New Roman" w:eastAsia="Times New Roman" w:hAnsi="Times New Roman" w:cs="Times New Roman"/>
          <w:sz w:val="36"/>
          <w:szCs w:val="36"/>
        </w:rPr>
      </w:pPr>
      <w:r w:rsidRPr="6CFDE0A7">
        <w:rPr>
          <w:rFonts w:ascii="Times New Roman" w:eastAsia="Times New Roman" w:hAnsi="Times New Roman" w:cs="Times New Roman"/>
          <w:sz w:val="36"/>
          <w:szCs w:val="36"/>
        </w:rPr>
        <w:t>Jiderechukwu Becky Ogbodo</w:t>
      </w:r>
      <w:r w:rsidR="00A87806">
        <w:tab/>
      </w:r>
    </w:p>
    <w:p w14:paraId="1689F4BF" w14:textId="457EFDE8" w:rsidR="00A87806" w:rsidRDefault="00A87806" w:rsidP="6CFDE0A7">
      <w:pPr>
        <w:spacing w:after="0" w:line="240" w:lineRule="auto"/>
        <w:jc w:val="both"/>
        <w:rPr>
          <w:rFonts w:ascii="Times New Roman" w:eastAsia="Times New Roman" w:hAnsi="Times New Roman" w:cs="Times New Roman"/>
          <w:sz w:val="24"/>
          <w:szCs w:val="24"/>
        </w:rPr>
      </w:pPr>
      <w:r>
        <w:tab/>
      </w:r>
    </w:p>
    <w:p w14:paraId="386F9AEC" w14:textId="2A972880" w:rsidR="006275F4" w:rsidRDefault="006275F4" w:rsidP="6CFDE0A7">
      <w:pPr>
        <w:spacing w:after="0" w:line="240" w:lineRule="auto"/>
        <w:jc w:val="both"/>
        <w:rPr>
          <w:rFonts w:ascii="Times New Roman" w:eastAsia="Times New Roman" w:hAnsi="Times New Roman" w:cs="Times New Roman"/>
          <w:sz w:val="24"/>
          <w:szCs w:val="24"/>
        </w:rPr>
      </w:pPr>
    </w:p>
    <w:p w14:paraId="3F2B2075" w14:textId="1E1E096F" w:rsidR="6CFDE0A7" w:rsidRDefault="6CFDE0A7" w:rsidP="6CFDE0A7">
      <w:pPr>
        <w:rPr>
          <w:rFonts w:ascii="Times New Roman" w:eastAsia="Times New Roman" w:hAnsi="Times New Roman" w:cs="Times New Roman"/>
        </w:rPr>
      </w:pPr>
      <w:r w:rsidRPr="6CFDE0A7">
        <w:rPr>
          <w:rFonts w:ascii="Times New Roman" w:eastAsia="Times New Roman" w:hAnsi="Times New Roman" w:cs="Times New Roman"/>
        </w:rPr>
        <w:br w:type="page"/>
      </w:r>
    </w:p>
    <w:p w14:paraId="42874654" w14:textId="76F14095" w:rsidR="006275F4" w:rsidRPr="006275F4" w:rsidRDefault="41C1A230" w:rsidP="0018764F">
      <w:pPr>
        <w:pStyle w:val="ListParagraph"/>
        <w:numPr>
          <w:ilvl w:val="0"/>
          <w:numId w:val="26"/>
        </w:numPr>
        <w:jc w:val="both"/>
        <w:rPr>
          <w:rFonts w:ascii="Times New Roman" w:eastAsia="Times New Roman" w:hAnsi="Times New Roman" w:cs="Times New Roman"/>
          <w:b/>
          <w:bCs/>
          <w:i/>
          <w:iCs/>
          <w:sz w:val="24"/>
          <w:szCs w:val="24"/>
        </w:rPr>
      </w:pPr>
      <w:r w:rsidRPr="6CFDE0A7">
        <w:rPr>
          <w:rFonts w:ascii="Times New Roman" w:eastAsia="Times New Roman" w:hAnsi="Times New Roman" w:cs="Times New Roman"/>
          <w:b/>
          <w:bCs/>
          <w:i/>
          <w:iCs/>
          <w:sz w:val="24"/>
          <w:szCs w:val="24"/>
        </w:rPr>
        <w:lastRenderedPageBreak/>
        <w:t>- Background:</w:t>
      </w:r>
    </w:p>
    <w:p w14:paraId="5901A4EF" w14:textId="24328FCC" w:rsidR="007321F8" w:rsidRDefault="5A8B753D" w:rsidP="6CFDE0A7">
      <w:pPr>
        <w:spacing w:line="240"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Every organization (both for profit and nonprofit) strives to create a holistic environment, engage a collaborative </w:t>
      </w:r>
      <w:r w:rsidR="393AFB8F" w:rsidRPr="6CFDE0A7">
        <w:rPr>
          <w:rFonts w:ascii="Times New Roman" w:eastAsia="Times New Roman" w:hAnsi="Times New Roman" w:cs="Times New Roman"/>
          <w:sz w:val="24"/>
          <w:szCs w:val="24"/>
        </w:rPr>
        <w:t>workforce,</w:t>
      </w:r>
      <w:r w:rsidRPr="6CFDE0A7">
        <w:rPr>
          <w:rFonts w:ascii="Times New Roman" w:eastAsia="Times New Roman" w:hAnsi="Times New Roman" w:cs="Times New Roman"/>
          <w:sz w:val="24"/>
          <w:szCs w:val="24"/>
        </w:rPr>
        <w:t xml:space="preserve"> and </w:t>
      </w:r>
      <w:r w:rsidR="31235BB7" w:rsidRPr="6CFDE0A7">
        <w:rPr>
          <w:rFonts w:ascii="Times New Roman" w:eastAsia="Times New Roman" w:hAnsi="Times New Roman" w:cs="Times New Roman"/>
          <w:sz w:val="24"/>
          <w:szCs w:val="24"/>
        </w:rPr>
        <w:t xml:space="preserve">elect/appoint </w:t>
      </w:r>
      <w:r w:rsidRPr="6CFDE0A7">
        <w:rPr>
          <w:rFonts w:ascii="Times New Roman" w:eastAsia="Times New Roman" w:hAnsi="Times New Roman" w:cs="Times New Roman"/>
          <w:sz w:val="24"/>
          <w:szCs w:val="24"/>
        </w:rPr>
        <w:t xml:space="preserve">a committed leadership </w:t>
      </w:r>
      <w:r w:rsidR="418D823C" w:rsidRPr="6CFDE0A7">
        <w:rPr>
          <w:rFonts w:ascii="Times New Roman" w:eastAsia="Times New Roman" w:hAnsi="Times New Roman" w:cs="Times New Roman"/>
          <w:sz w:val="24"/>
          <w:szCs w:val="24"/>
        </w:rPr>
        <w:t>to</w:t>
      </w:r>
      <w:r w:rsidRPr="6CFDE0A7">
        <w:rPr>
          <w:rFonts w:ascii="Times New Roman" w:eastAsia="Times New Roman" w:hAnsi="Times New Roman" w:cs="Times New Roman"/>
          <w:sz w:val="24"/>
          <w:szCs w:val="24"/>
        </w:rPr>
        <w:t xml:space="preserve"> continuously drive </w:t>
      </w:r>
      <w:r w:rsidR="393AFB8F" w:rsidRPr="6CFDE0A7">
        <w:rPr>
          <w:rFonts w:ascii="Times New Roman" w:eastAsia="Times New Roman" w:hAnsi="Times New Roman" w:cs="Times New Roman"/>
          <w:sz w:val="24"/>
          <w:szCs w:val="24"/>
        </w:rPr>
        <w:t xml:space="preserve">improved </w:t>
      </w:r>
      <w:r w:rsidRPr="6CFDE0A7">
        <w:rPr>
          <w:rFonts w:ascii="Times New Roman" w:eastAsia="Times New Roman" w:hAnsi="Times New Roman" w:cs="Times New Roman"/>
          <w:sz w:val="24"/>
          <w:szCs w:val="24"/>
        </w:rPr>
        <w:t xml:space="preserve">operational excellence </w:t>
      </w:r>
      <w:r w:rsidR="393AFB8F" w:rsidRPr="6CFDE0A7">
        <w:rPr>
          <w:rFonts w:ascii="Times New Roman" w:eastAsia="Times New Roman" w:hAnsi="Times New Roman" w:cs="Times New Roman"/>
          <w:sz w:val="24"/>
          <w:szCs w:val="24"/>
        </w:rPr>
        <w:t>that can always be equated to higher profit margin</w:t>
      </w:r>
      <w:r w:rsidR="057F6A34" w:rsidRPr="6CFDE0A7">
        <w:rPr>
          <w:rFonts w:ascii="Times New Roman" w:eastAsia="Times New Roman" w:hAnsi="Times New Roman" w:cs="Times New Roman"/>
          <w:sz w:val="24"/>
          <w:szCs w:val="24"/>
        </w:rPr>
        <w:t xml:space="preserve"> (</w:t>
      </w:r>
      <w:r w:rsidR="3AF8089B" w:rsidRPr="6CFDE0A7">
        <w:rPr>
          <w:rFonts w:ascii="Times New Roman" w:eastAsia="Times New Roman" w:hAnsi="Times New Roman" w:cs="Times New Roman"/>
          <w:sz w:val="24"/>
          <w:szCs w:val="24"/>
        </w:rPr>
        <w:t>Competitive Capabilities International</w:t>
      </w:r>
      <w:r w:rsidR="057F6A34" w:rsidRPr="6CFDE0A7">
        <w:rPr>
          <w:rFonts w:ascii="Times New Roman" w:eastAsia="Times New Roman" w:hAnsi="Times New Roman" w:cs="Times New Roman"/>
          <w:sz w:val="24"/>
          <w:szCs w:val="24"/>
        </w:rPr>
        <w:t>, 2022).</w:t>
      </w:r>
    </w:p>
    <w:p w14:paraId="64969B98" w14:textId="4EC266AC" w:rsidR="00F867A9" w:rsidRDefault="393AFB8F" w:rsidP="6CFDE0A7">
      <w:pPr>
        <w:spacing w:line="240"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Inc. (NMSR), a volunteer operated, 501 (c) 3 non-profit organization</w:t>
      </w:r>
      <w:r w:rsidR="24F15666" w:rsidRPr="6CFDE0A7">
        <w:rPr>
          <w:rFonts w:ascii="Times New Roman" w:eastAsia="Times New Roman" w:hAnsi="Times New Roman" w:cs="Times New Roman"/>
          <w:sz w:val="24"/>
          <w:szCs w:val="24"/>
        </w:rPr>
        <w:t xml:space="preserve">, </w:t>
      </w:r>
      <w:r w:rsidR="1DBAF37B" w:rsidRPr="6CFDE0A7">
        <w:rPr>
          <w:rFonts w:ascii="Times New Roman" w:eastAsia="Times New Roman" w:hAnsi="Times New Roman" w:cs="Times New Roman"/>
          <w:sz w:val="24"/>
          <w:szCs w:val="24"/>
        </w:rPr>
        <w:t xml:space="preserve">strives to serve the city </w:t>
      </w:r>
      <w:r w:rsidR="0B57030D" w:rsidRPr="6CFDE0A7">
        <w:rPr>
          <w:rFonts w:ascii="Times New Roman" w:eastAsia="Times New Roman" w:hAnsi="Times New Roman" w:cs="Times New Roman"/>
          <w:sz w:val="24"/>
          <w:szCs w:val="24"/>
        </w:rPr>
        <w:t>in order to</w:t>
      </w:r>
      <w:r w:rsidR="1BF94EFC" w:rsidRPr="6CFDE0A7">
        <w:rPr>
          <w:rFonts w:ascii="Times New Roman" w:eastAsia="Times New Roman" w:hAnsi="Times New Roman" w:cs="Times New Roman"/>
          <w:sz w:val="24"/>
          <w:szCs w:val="24"/>
        </w:rPr>
        <w:t xml:space="preserve"> </w:t>
      </w:r>
      <w:r w:rsidR="5B2CEF8D" w:rsidRPr="6CFDE0A7">
        <w:rPr>
          <w:rFonts w:ascii="Times New Roman" w:eastAsia="Times New Roman" w:hAnsi="Times New Roman" w:cs="Times New Roman"/>
          <w:sz w:val="24"/>
          <w:szCs w:val="24"/>
        </w:rPr>
        <w:t>become the center of attraction</w:t>
      </w:r>
      <w:r w:rsidR="4F35875F" w:rsidRPr="6CFDE0A7">
        <w:rPr>
          <w:rFonts w:ascii="Times New Roman" w:eastAsia="Times New Roman" w:hAnsi="Times New Roman" w:cs="Times New Roman"/>
          <w:sz w:val="24"/>
          <w:szCs w:val="24"/>
        </w:rPr>
        <w:t xml:space="preserve"> through the attainment of </w:t>
      </w:r>
      <w:r w:rsidR="5B2CEF8D" w:rsidRPr="6CFDE0A7">
        <w:rPr>
          <w:rFonts w:ascii="Times New Roman" w:eastAsia="Times New Roman" w:hAnsi="Times New Roman" w:cs="Times New Roman"/>
          <w:sz w:val="24"/>
          <w:szCs w:val="24"/>
        </w:rPr>
        <w:t xml:space="preserve">operational excellence that </w:t>
      </w:r>
      <w:r w:rsidR="1C20AA68" w:rsidRPr="6CFDE0A7">
        <w:rPr>
          <w:rFonts w:ascii="Times New Roman" w:eastAsia="Times New Roman" w:hAnsi="Times New Roman" w:cs="Times New Roman"/>
          <w:sz w:val="24"/>
          <w:szCs w:val="24"/>
        </w:rPr>
        <w:t>could</w:t>
      </w:r>
      <w:r w:rsidR="5B2CEF8D" w:rsidRPr="6CFDE0A7">
        <w:rPr>
          <w:rFonts w:ascii="Times New Roman" w:eastAsia="Times New Roman" w:hAnsi="Times New Roman" w:cs="Times New Roman"/>
          <w:sz w:val="24"/>
          <w:szCs w:val="24"/>
        </w:rPr>
        <w:t xml:space="preserve"> be equated to enough profit margin that </w:t>
      </w:r>
      <w:r w:rsidR="77052F1B" w:rsidRPr="6CFDE0A7">
        <w:rPr>
          <w:rFonts w:ascii="Times New Roman" w:eastAsia="Times New Roman" w:hAnsi="Times New Roman" w:cs="Times New Roman"/>
          <w:sz w:val="24"/>
          <w:szCs w:val="24"/>
        </w:rPr>
        <w:t>should</w:t>
      </w:r>
      <w:r w:rsidR="5B2CEF8D" w:rsidRPr="6CFDE0A7">
        <w:rPr>
          <w:rFonts w:ascii="Times New Roman" w:eastAsia="Times New Roman" w:hAnsi="Times New Roman" w:cs="Times New Roman"/>
          <w:sz w:val="24"/>
          <w:szCs w:val="24"/>
        </w:rPr>
        <w:t xml:space="preserve"> be sufficient to service</w:t>
      </w:r>
      <w:r w:rsidR="2D361797" w:rsidRPr="6CFDE0A7">
        <w:rPr>
          <w:rFonts w:ascii="Times New Roman" w:eastAsia="Times New Roman" w:hAnsi="Times New Roman" w:cs="Times New Roman"/>
          <w:sz w:val="24"/>
          <w:szCs w:val="24"/>
        </w:rPr>
        <w:t>,</w:t>
      </w:r>
      <w:r w:rsidR="5B2CEF8D" w:rsidRPr="6CFDE0A7">
        <w:rPr>
          <w:rFonts w:ascii="Times New Roman" w:eastAsia="Times New Roman" w:hAnsi="Times New Roman" w:cs="Times New Roman"/>
          <w:sz w:val="24"/>
          <w:szCs w:val="24"/>
        </w:rPr>
        <w:t xml:space="preserve"> maintain</w:t>
      </w:r>
      <w:r w:rsidR="4D62764F" w:rsidRPr="6CFDE0A7">
        <w:rPr>
          <w:rFonts w:ascii="Times New Roman" w:eastAsia="Times New Roman" w:hAnsi="Times New Roman" w:cs="Times New Roman"/>
          <w:sz w:val="24"/>
          <w:szCs w:val="24"/>
        </w:rPr>
        <w:t xml:space="preserve"> and grow</w:t>
      </w:r>
      <w:r w:rsidR="5B2CEF8D" w:rsidRPr="6CFDE0A7">
        <w:rPr>
          <w:rFonts w:ascii="Times New Roman" w:eastAsia="Times New Roman" w:hAnsi="Times New Roman" w:cs="Times New Roman"/>
          <w:sz w:val="24"/>
          <w:szCs w:val="24"/>
        </w:rPr>
        <w:t xml:space="preserve"> its facility </w:t>
      </w:r>
      <w:r w:rsidR="2B32E233" w:rsidRPr="6CFDE0A7">
        <w:rPr>
          <w:rFonts w:ascii="Times New Roman" w:eastAsia="Times New Roman" w:hAnsi="Times New Roman" w:cs="Times New Roman"/>
          <w:sz w:val="24"/>
          <w:szCs w:val="24"/>
        </w:rPr>
        <w:t>t</w:t>
      </w:r>
      <w:r w:rsidR="5B2CEF8D" w:rsidRPr="6CFDE0A7">
        <w:rPr>
          <w:rFonts w:ascii="Times New Roman" w:eastAsia="Times New Roman" w:hAnsi="Times New Roman" w:cs="Times New Roman"/>
          <w:sz w:val="24"/>
          <w:szCs w:val="24"/>
        </w:rPr>
        <w:t>o the satisfaction of its users, majority</w:t>
      </w:r>
      <w:r w:rsidR="1C20AA68" w:rsidRPr="6CFDE0A7">
        <w:rPr>
          <w:rFonts w:ascii="Times New Roman" w:eastAsia="Times New Roman" w:hAnsi="Times New Roman" w:cs="Times New Roman"/>
          <w:sz w:val="24"/>
          <w:szCs w:val="24"/>
        </w:rPr>
        <w:t xml:space="preserve"> users</w:t>
      </w:r>
      <w:r w:rsidR="5B2CEF8D" w:rsidRPr="6CFDE0A7">
        <w:rPr>
          <w:rFonts w:ascii="Times New Roman" w:eastAsia="Times New Roman" w:hAnsi="Times New Roman" w:cs="Times New Roman"/>
          <w:sz w:val="24"/>
          <w:szCs w:val="24"/>
        </w:rPr>
        <w:t xml:space="preserve"> being the residents of </w:t>
      </w:r>
      <w:r w:rsidR="641882C1" w:rsidRPr="6CFDE0A7">
        <w:rPr>
          <w:rFonts w:ascii="Times New Roman" w:eastAsia="Times New Roman" w:hAnsi="Times New Roman" w:cs="Times New Roman"/>
          <w:sz w:val="24"/>
          <w:szCs w:val="24"/>
        </w:rPr>
        <w:t xml:space="preserve">the City where NMSR is situated. </w:t>
      </w:r>
      <w:r w:rsidR="39532469" w:rsidRPr="6CFDE0A7">
        <w:rPr>
          <w:rFonts w:ascii="Times New Roman" w:eastAsia="Times New Roman" w:hAnsi="Times New Roman" w:cs="Times New Roman"/>
          <w:sz w:val="24"/>
          <w:szCs w:val="24"/>
        </w:rPr>
        <w:t>(</w:t>
      </w:r>
      <w:proofErr w:type="spellStart"/>
      <w:r w:rsidR="39532469" w:rsidRPr="6CFDE0A7">
        <w:rPr>
          <w:rFonts w:ascii="Times New Roman" w:eastAsia="Times New Roman" w:hAnsi="Times New Roman" w:cs="Times New Roman"/>
          <w:sz w:val="24"/>
          <w:szCs w:val="24"/>
        </w:rPr>
        <w:t>Newmellesports</w:t>
      </w:r>
      <w:proofErr w:type="spellEnd"/>
      <w:r w:rsidR="39532469" w:rsidRPr="6CFDE0A7">
        <w:rPr>
          <w:rFonts w:ascii="Times New Roman" w:eastAsia="Times New Roman" w:hAnsi="Times New Roman" w:cs="Times New Roman"/>
          <w:sz w:val="24"/>
          <w:szCs w:val="24"/>
        </w:rPr>
        <w:t>, n.d</w:t>
      </w:r>
      <w:r w:rsidR="0D99FE1F" w:rsidRPr="6CFDE0A7">
        <w:rPr>
          <w:rFonts w:ascii="Times New Roman" w:eastAsia="Times New Roman" w:hAnsi="Times New Roman" w:cs="Times New Roman"/>
          <w:sz w:val="24"/>
          <w:szCs w:val="24"/>
        </w:rPr>
        <w:t>.</w:t>
      </w:r>
      <w:r w:rsidR="39532469" w:rsidRPr="6CFDE0A7">
        <w:rPr>
          <w:rFonts w:ascii="Times New Roman" w:eastAsia="Times New Roman" w:hAnsi="Times New Roman" w:cs="Times New Roman"/>
          <w:sz w:val="24"/>
          <w:szCs w:val="24"/>
        </w:rPr>
        <w:t>)</w:t>
      </w:r>
      <w:r w:rsidR="5B2CEF8D" w:rsidRPr="6CFDE0A7">
        <w:rPr>
          <w:rFonts w:ascii="Times New Roman" w:eastAsia="Times New Roman" w:hAnsi="Times New Roman" w:cs="Times New Roman"/>
          <w:sz w:val="24"/>
          <w:szCs w:val="24"/>
        </w:rPr>
        <w:t>.</w:t>
      </w:r>
    </w:p>
    <w:p w14:paraId="158D00FB" w14:textId="4461B6A9" w:rsidR="003852D3" w:rsidRDefault="1CBE6429" w:rsidP="6CFDE0A7">
      <w:pPr>
        <w:spacing w:line="240"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NMSR has been the center for </w:t>
      </w:r>
      <w:r w:rsidR="37306F30" w:rsidRPr="6CFDE0A7">
        <w:rPr>
          <w:rFonts w:ascii="Times New Roman" w:eastAsia="Times New Roman" w:hAnsi="Times New Roman" w:cs="Times New Roman"/>
          <w:sz w:val="24"/>
          <w:szCs w:val="24"/>
        </w:rPr>
        <w:t xml:space="preserve">its city </w:t>
      </w:r>
      <w:r w:rsidR="3FE50909" w:rsidRPr="6CFDE0A7">
        <w:rPr>
          <w:rFonts w:ascii="Times New Roman" w:eastAsia="Times New Roman" w:hAnsi="Times New Roman" w:cs="Times New Roman"/>
          <w:sz w:val="24"/>
          <w:szCs w:val="24"/>
        </w:rPr>
        <w:t xml:space="preserve">activities and youth programming since 1953 and is currently managed by </w:t>
      </w:r>
      <w:r w:rsidR="3A983B6D" w:rsidRPr="6CFDE0A7">
        <w:rPr>
          <w:rFonts w:ascii="Times New Roman" w:eastAsia="Times New Roman" w:hAnsi="Times New Roman" w:cs="Times New Roman"/>
          <w:sz w:val="24"/>
          <w:szCs w:val="24"/>
        </w:rPr>
        <w:t xml:space="preserve">volunteer </w:t>
      </w:r>
      <w:r w:rsidR="46093C55" w:rsidRPr="6CFDE0A7">
        <w:rPr>
          <w:rFonts w:ascii="Times New Roman" w:eastAsia="Times New Roman" w:hAnsi="Times New Roman" w:cs="Times New Roman"/>
          <w:sz w:val="24"/>
          <w:szCs w:val="24"/>
        </w:rPr>
        <w:t>board</w:t>
      </w:r>
      <w:r w:rsidR="3FE50909" w:rsidRPr="6CFDE0A7">
        <w:rPr>
          <w:rFonts w:ascii="Times New Roman" w:eastAsia="Times New Roman" w:hAnsi="Times New Roman" w:cs="Times New Roman"/>
          <w:sz w:val="24"/>
          <w:szCs w:val="24"/>
        </w:rPr>
        <w:t xml:space="preserve"> </w:t>
      </w:r>
      <w:r w:rsidR="7A699B9B" w:rsidRPr="6CFDE0A7">
        <w:rPr>
          <w:rFonts w:ascii="Times New Roman" w:eastAsia="Times New Roman" w:hAnsi="Times New Roman" w:cs="Times New Roman"/>
          <w:sz w:val="24"/>
          <w:szCs w:val="24"/>
        </w:rPr>
        <w:t>members</w:t>
      </w:r>
      <w:r w:rsidR="3FE50909" w:rsidRPr="6CFDE0A7">
        <w:rPr>
          <w:rFonts w:ascii="Times New Roman" w:eastAsia="Times New Roman" w:hAnsi="Times New Roman" w:cs="Times New Roman"/>
          <w:sz w:val="24"/>
          <w:szCs w:val="24"/>
        </w:rPr>
        <w:t xml:space="preserve"> and supported by parents and community volunteers. NMSR</w:t>
      </w:r>
      <w:r w:rsidR="6196A414" w:rsidRPr="6CFDE0A7">
        <w:rPr>
          <w:rFonts w:ascii="Times New Roman" w:eastAsia="Times New Roman" w:hAnsi="Times New Roman" w:cs="Times New Roman"/>
          <w:sz w:val="24"/>
          <w:szCs w:val="24"/>
        </w:rPr>
        <w:t xml:space="preserve"> </w:t>
      </w:r>
      <w:r w:rsidR="6B0BE361" w:rsidRPr="6CFDE0A7">
        <w:rPr>
          <w:rFonts w:ascii="Times New Roman" w:eastAsia="Times New Roman" w:hAnsi="Times New Roman" w:cs="Times New Roman"/>
          <w:sz w:val="24"/>
          <w:szCs w:val="24"/>
        </w:rPr>
        <w:t xml:space="preserve">mission and </w:t>
      </w:r>
      <w:r w:rsidR="3FE50909" w:rsidRPr="6CFDE0A7">
        <w:rPr>
          <w:rFonts w:ascii="Times New Roman" w:eastAsia="Times New Roman" w:hAnsi="Times New Roman" w:cs="Times New Roman"/>
          <w:sz w:val="24"/>
          <w:szCs w:val="24"/>
        </w:rPr>
        <w:t xml:space="preserve">philosophy </w:t>
      </w:r>
      <w:r w:rsidR="2BDE314B" w:rsidRPr="6CFDE0A7">
        <w:rPr>
          <w:rFonts w:ascii="Times New Roman" w:eastAsia="Times New Roman" w:hAnsi="Times New Roman" w:cs="Times New Roman"/>
          <w:sz w:val="24"/>
          <w:szCs w:val="24"/>
        </w:rPr>
        <w:t>are</w:t>
      </w:r>
      <w:r w:rsidR="3FE50909" w:rsidRPr="6CFDE0A7">
        <w:rPr>
          <w:rFonts w:ascii="Times New Roman" w:eastAsia="Times New Roman" w:hAnsi="Times New Roman" w:cs="Times New Roman"/>
          <w:sz w:val="24"/>
          <w:szCs w:val="24"/>
        </w:rPr>
        <w:t xml:space="preserve"> to create the</w:t>
      </w:r>
      <w:r w:rsidR="2B668C2E" w:rsidRPr="6CFDE0A7">
        <w:rPr>
          <w:rFonts w:ascii="Times New Roman" w:eastAsia="Times New Roman" w:hAnsi="Times New Roman" w:cs="Times New Roman"/>
          <w:sz w:val="24"/>
          <w:szCs w:val="24"/>
        </w:rPr>
        <w:t xml:space="preserve"> civic spirit and community inclusiveness </w:t>
      </w:r>
      <w:r w:rsidR="3FE50909" w:rsidRPr="6CFDE0A7">
        <w:rPr>
          <w:rFonts w:ascii="Times New Roman" w:eastAsia="Times New Roman" w:hAnsi="Times New Roman" w:cs="Times New Roman"/>
          <w:sz w:val="24"/>
          <w:szCs w:val="24"/>
        </w:rPr>
        <w:t>for its residents by creating opportunit</w:t>
      </w:r>
      <w:r w:rsidR="15A2A311" w:rsidRPr="6CFDE0A7">
        <w:rPr>
          <w:rFonts w:ascii="Times New Roman" w:eastAsia="Times New Roman" w:hAnsi="Times New Roman" w:cs="Times New Roman"/>
          <w:sz w:val="24"/>
          <w:szCs w:val="24"/>
        </w:rPr>
        <w:t>ies</w:t>
      </w:r>
      <w:r w:rsidR="3FE50909" w:rsidRPr="6CFDE0A7">
        <w:rPr>
          <w:rFonts w:ascii="Times New Roman" w:eastAsia="Times New Roman" w:hAnsi="Times New Roman" w:cs="Times New Roman"/>
          <w:sz w:val="24"/>
          <w:szCs w:val="24"/>
        </w:rPr>
        <w:t xml:space="preserve"> for children to learn</w:t>
      </w:r>
      <w:r w:rsidR="6504D1B8" w:rsidRPr="6CFDE0A7">
        <w:rPr>
          <w:rFonts w:ascii="Times New Roman" w:eastAsia="Times New Roman" w:hAnsi="Times New Roman" w:cs="Times New Roman"/>
          <w:sz w:val="24"/>
          <w:szCs w:val="24"/>
        </w:rPr>
        <w:t xml:space="preserve"> and</w:t>
      </w:r>
      <w:r w:rsidR="3FE50909" w:rsidRPr="6CFDE0A7">
        <w:rPr>
          <w:rFonts w:ascii="Times New Roman" w:eastAsia="Times New Roman" w:hAnsi="Times New Roman" w:cs="Times New Roman"/>
          <w:sz w:val="24"/>
          <w:szCs w:val="24"/>
        </w:rPr>
        <w:t xml:space="preserve"> play organized sports and parent</w:t>
      </w:r>
      <w:r w:rsidR="6196A414" w:rsidRPr="6CFDE0A7">
        <w:rPr>
          <w:rFonts w:ascii="Times New Roman" w:eastAsia="Times New Roman" w:hAnsi="Times New Roman" w:cs="Times New Roman"/>
          <w:sz w:val="24"/>
          <w:szCs w:val="24"/>
        </w:rPr>
        <w:t>s commit to serve as role models</w:t>
      </w:r>
      <w:r w:rsidR="0E962DDA" w:rsidRPr="6CFDE0A7">
        <w:rPr>
          <w:rFonts w:ascii="Times New Roman" w:eastAsia="Times New Roman" w:hAnsi="Times New Roman" w:cs="Times New Roman"/>
          <w:sz w:val="24"/>
          <w:szCs w:val="24"/>
        </w:rPr>
        <w:t>,</w:t>
      </w:r>
      <w:r w:rsidR="6196A414" w:rsidRPr="6CFDE0A7">
        <w:rPr>
          <w:rFonts w:ascii="Times New Roman" w:eastAsia="Times New Roman" w:hAnsi="Times New Roman" w:cs="Times New Roman"/>
          <w:sz w:val="24"/>
          <w:szCs w:val="24"/>
        </w:rPr>
        <w:t xml:space="preserve"> working together to achieve the </w:t>
      </w:r>
      <w:r w:rsidR="53F7CF9D" w:rsidRPr="6CFDE0A7">
        <w:rPr>
          <w:rFonts w:ascii="Times New Roman" w:eastAsia="Times New Roman" w:hAnsi="Times New Roman" w:cs="Times New Roman"/>
          <w:sz w:val="24"/>
          <w:szCs w:val="24"/>
        </w:rPr>
        <w:t>community's</w:t>
      </w:r>
      <w:r w:rsidR="6196A414" w:rsidRPr="6CFDE0A7">
        <w:rPr>
          <w:rFonts w:ascii="Times New Roman" w:eastAsia="Times New Roman" w:hAnsi="Times New Roman" w:cs="Times New Roman"/>
          <w:sz w:val="24"/>
          <w:szCs w:val="24"/>
        </w:rPr>
        <w:t xml:space="preserve"> common</w:t>
      </w:r>
      <w:r w:rsidR="0DE597E6" w:rsidRPr="6CFDE0A7">
        <w:rPr>
          <w:rFonts w:ascii="Times New Roman" w:eastAsia="Times New Roman" w:hAnsi="Times New Roman" w:cs="Times New Roman"/>
          <w:sz w:val="24"/>
          <w:szCs w:val="24"/>
        </w:rPr>
        <w:t xml:space="preserve"> bonding</w:t>
      </w:r>
      <w:r w:rsidR="6196A414" w:rsidRPr="6CFDE0A7">
        <w:rPr>
          <w:rFonts w:ascii="Times New Roman" w:eastAsia="Times New Roman" w:hAnsi="Times New Roman" w:cs="Times New Roman"/>
          <w:sz w:val="24"/>
          <w:szCs w:val="24"/>
        </w:rPr>
        <w:t xml:space="preserve"> goal. NMSR needs to profitably operate to accomplish its mission</w:t>
      </w:r>
      <w:r w:rsidR="4BEE151A" w:rsidRPr="6CFDE0A7">
        <w:rPr>
          <w:rFonts w:ascii="Times New Roman" w:eastAsia="Times New Roman" w:hAnsi="Times New Roman" w:cs="Times New Roman"/>
          <w:sz w:val="24"/>
          <w:szCs w:val="24"/>
        </w:rPr>
        <w:t xml:space="preserve"> (</w:t>
      </w:r>
      <w:proofErr w:type="spellStart"/>
      <w:r w:rsidR="4BEE151A" w:rsidRPr="6CFDE0A7">
        <w:rPr>
          <w:rFonts w:ascii="Times New Roman" w:eastAsia="Times New Roman" w:hAnsi="Times New Roman" w:cs="Times New Roman"/>
          <w:sz w:val="24"/>
          <w:szCs w:val="24"/>
        </w:rPr>
        <w:t>Newmellesports</w:t>
      </w:r>
      <w:proofErr w:type="spellEnd"/>
      <w:r w:rsidR="4BEE151A" w:rsidRPr="6CFDE0A7">
        <w:rPr>
          <w:rFonts w:ascii="Times New Roman" w:eastAsia="Times New Roman" w:hAnsi="Times New Roman" w:cs="Times New Roman"/>
          <w:sz w:val="24"/>
          <w:szCs w:val="24"/>
        </w:rPr>
        <w:t>, n.d</w:t>
      </w:r>
      <w:r w:rsidR="7C2AFE80" w:rsidRPr="6CFDE0A7">
        <w:rPr>
          <w:rFonts w:ascii="Times New Roman" w:eastAsia="Times New Roman" w:hAnsi="Times New Roman" w:cs="Times New Roman"/>
          <w:sz w:val="24"/>
          <w:szCs w:val="24"/>
        </w:rPr>
        <w:t>.</w:t>
      </w:r>
      <w:r w:rsidR="4BEE151A" w:rsidRPr="6CFDE0A7">
        <w:rPr>
          <w:rFonts w:ascii="Times New Roman" w:eastAsia="Times New Roman" w:hAnsi="Times New Roman" w:cs="Times New Roman"/>
          <w:sz w:val="24"/>
          <w:szCs w:val="24"/>
        </w:rPr>
        <w:t>)</w:t>
      </w:r>
      <w:r w:rsidR="6196A414" w:rsidRPr="6CFDE0A7">
        <w:rPr>
          <w:rFonts w:ascii="Times New Roman" w:eastAsia="Times New Roman" w:hAnsi="Times New Roman" w:cs="Times New Roman"/>
          <w:sz w:val="24"/>
          <w:szCs w:val="24"/>
        </w:rPr>
        <w:t>.</w:t>
      </w:r>
    </w:p>
    <w:p w14:paraId="61E6AE93" w14:textId="35FE8BD1" w:rsidR="00733C39" w:rsidRDefault="544EA5A8" w:rsidP="6CFDE0A7">
      <w:pPr>
        <w:spacing w:line="240"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This report </w:t>
      </w:r>
      <w:r w:rsidR="7AA55243" w:rsidRPr="6CFDE0A7">
        <w:rPr>
          <w:rFonts w:ascii="Times New Roman" w:eastAsia="Times New Roman" w:hAnsi="Times New Roman" w:cs="Times New Roman"/>
          <w:sz w:val="24"/>
          <w:szCs w:val="24"/>
        </w:rPr>
        <w:t>summarize</w:t>
      </w:r>
      <w:r w:rsidRPr="6CFDE0A7">
        <w:rPr>
          <w:rFonts w:ascii="Times New Roman" w:eastAsia="Times New Roman" w:hAnsi="Times New Roman" w:cs="Times New Roman"/>
          <w:sz w:val="24"/>
          <w:szCs w:val="24"/>
        </w:rPr>
        <w:t>s our analysis on NMSR’s</w:t>
      </w:r>
      <w:r w:rsidR="7AA55243" w:rsidRPr="6CFDE0A7">
        <w:rPr>
          <w:rFonts w:ascii="Times New Roman" w:eastAsia="Times New Roman" w:hAnsi="Times New Roman" w:cs="Times New Roman"/>
          <w:sz w:val="24"/>
          <w:szCs w:val="24"/>
        </w:rPr>
        <w:t xml:space="preserve"> strengths, weaknesses, </w:t>
      </w:r>
      <w:r w:rsidR="47AD6E25" w:rsidRPr="6CFDE0A7">
        <w:rPr>
          <w:rFonts w:ascii="Times New Roman" w:eastAsia="Times New Roman" w:hAnsi="Times New Roman" w:cs="Times New Roman"/>
          <w:sz w:val="24"/>
          <w:szCs w:val="24"/>
        </w:rPr>
        <w:t>opportunities,</w:t>
      </w:r>
      <w:r w:rsidR="7AA55243" w:rsidRPr="6CFDE0A7">
        <w:rPr>
          <w:rFonts w:ascii="Times New Roman" w:eastAsia="Times New Roman" w:hAnsi="Times New Roman" w:cs="Times New Roman"/>
          <w:sz w:val="24"/>
          <w:szCs w:val="24"/>
        </w:rPr>
        <w:t xml:space="preserve"> and threats and how each </w:t>
      </w:r>
      <w:r w:rsidR="02BD176D" w:rsidRPr="6CFDE0A7">
        <w:rPr>
          <w:rFonts w:ascii="Times New Roman" w:eastAsia="Times New Roman" w:hAnsi="Times New Roman" w:cs="Times New Roman"/>
          <w:sz w:val="24"/>
          <w:szCs w:val="24"/>
        </w:rPr>
        <w:t xml:space="preserve">of </w:t>
      </w:r>
      <w:r w:rsidR="7AA55243" w:rsidRPr="6CFDE0A7">
        <w:rPr>
          <w:rFonts w:ascii="Times New Roman" w:eastAsia="Times New Roman" w:hAnsi="Times New Roman" w:cs="Times New Roman"/>
          <w:sz w:val="24"/>
          <w:szCs w:val="24"/>
        </w:rPr>
        <w:t xml:space="preserve">the four elements </w:t>
      </w:r>
      <w:r w:rsidRPr="6CFDE0A7">
        <w:rPr>
          <w:rFonts w:ascii="Times New Roman" w:eastAsia="Times New Roman" w:hAnsi="Times New Roman" w:cs="Times New Roman"/>
          <w:sz w:val="24"/>
          <w:szCs w:val="24"/>
        </w:rPr>
        <w:t>can be</w:t>
      </w:r>
      <w:r w:rsidR="47AD6E25" w:rsidRPr="6CFDE0A7">
        <w:rPr>
          <w:rFonts w:ascii="Times New Roman" w:eastAsia="Times New Roman" w:hAnsi="Times New Roman" w:cs="Times New Roman"/>
          <w:sz w:val="24"/>
          <w:szCs w:val="24"/>
        </w:rPr>
        <w:t xml:space="preserve"> a factor in </w:t>
      </w:r>
      <w:r w:rsidR="7AA55243" w:rsidRPr="6CFDE0A7">
        <w:rPr>
          <w:rFonts w:ascii="Times New Roman" w:eastAsia="Times New Roman" w:hAnsi="Times New Roman" w:cs="Times New Roman"/>
          <w:sz w:val="24"/>
          <w:szCs w:val="24"/>
        </w:rPr>
        <w:t xml:space="preserve">NMSR </w:t>
      </w:r>
      <w:r w:rsidR="47AD6E25" w:rsidRPr="6CFDE0A7">
        <w:rPr>
          <w:rFonts w:ascii="Times New Roman" w:eastAsia="Times New Roman" w:hAnsi="Times New Roman" w:cs="Times New Roman"/>
          <w:sz w:val="24"/>
          <w:szCs w:val="24"/>
        </w:rPr>
        <w:t>Capacity Planning, Capacity Utilization, Demand Forecasting/Planning</w:t>
      </w:r>
      <w:r w:rsidRPr="6CFDE0A7">
        <w:rPr>
          <w:rFonts w:ascii="Times New Roman" w:eastAsia="Times New Roman" w:hAnsi="Times New Roman" w:cs="Times New Roman"/>
          <w:sz w:val="24"/>
          <w:szCs w:val="24"/>
        </w:rPr>
        <w:t xml:space="preserve"> and Demand variability</w:t>
      </w:r>
      <w:r w:rsidR="02BD176D" w:rsidRPr="6CFDE0A7">
        <w:rPr>
          <w:rFonts w:ascii="Times New Roman" w:eastAsia="Times New Roman" w:hAnsi="Times New Roman" w:cs="Times New Roman"/>
          <w:sz w:val="24"/>
          <w:szCs w:val="24"/>
        </w:rPr>
        <w:t xml:space="preserve"> with</w:t>
      </w:r>
      <w:r w:rsidRPr="6CFDE0A7">
        <w:rPr>
          <w:rFonts w:ascii="Times New Roman" w:eastAsia="Times New Roman" w:hAnsi="Times New Roman" w:cs="Times New Roman"/>
          <w:sz w:val="24"/>
          <w:szCs w:val="24"/>
        </w:rPr>
        <w:t xml:space="preserve"> recommendations for NMSR’s Capacity optimization</w:t>
      </w:r>
      <w:r w:rsidR="02BD176D" w:rsidRPr="6CFDE0A7">
        <w:rPr>
          <w:rFonts w:ascii="Times New Roman" w:eastAsia="Times New Roman" w:hAnsi="Times New Roman" w:cs="Times New Roman"/>
          <w:sz w:val="24"/>
          <w:szCs w:val="24"/>
        </w:rPr>
        <w:t xml:space="preserve">, </w:t>
      </w:r>
      <w:r w:rsidR="47AD6E25" w:rsidRPr="6CFDE0A7">
        <w:rPr>
          <w:rFonts w:ascii="Times New Roman" w:eastAsia="Times New Roman" w:hAnsi="Times New Roman" w:cs="Times New Roman"/>
          <w:sz w:val="24"/>
          <w:szCs w:val="24"/>
        </w:rPr>
        <w:t>Process and Operations Improvement and optimization.</w:t>
      </w:r>
    </w:p>
    <w:p w14:paraId="6E5560CC" w14:textId="77777777" w:rsidR="006275F4" w:rsidRDefault="006275F4" w:rsidP="6CFDE0A7">
      <w:pPr>
        <w:jc w:val="both"/>
        <w:rPr>
          <w:rFonts w:ascii="Times New Roman" w:eastAsia="Times New Roman" w:hAnsi="Times New Roman" w:cs="Times New Roman"/>
          <w:sz w:val="24"/>
          <w:szCs w:val="24"/>
        </w:rPr>
      </w:pPr>
    </w:p>
    <w:p w14:paraId="5C6F5EC1" w14:textId="1ADF5072" w:rsidR="006275F4" w:rsidRDefault="24BCE4A3" w:rsidP="0018764F">
      <w:pPr>
        <w:pStyle w:val="ListParagraph"/>
        <w:numPr>
          <w:ilvl w:val="0"/>
          <w:numId w:val="26"/>
        </w:numPr>
        <w:jc w:val="both"/>
        <w:rPr>
          <w:rFonts w:ascii="Times New Roman" w:eastAsia="Times New Roman" w:hAnsi="Times New Roman" w:cs="Times New Roman"/>
          <w:b/>
          <w:bCs/>
          <w:i/>
          <w:iCs/>
          <w:sz w:val="24"/>
          <w:szCs w:val="24"/>
        </w:rPr>
      </w:pPr>
      <w:r w:rsidRPr="6CFDE0A7">
        <w:rPr>
          <w:rFonts w:ascii="Times New Roman" w:eastAsia="Times New Roman" w:hAnsi="Times New Roman" w:cs="Times New Roman"/>
          <w:b/>
          <w:bCs/>
          <w:i/>
          <w:iCs/>
          <w:sz w:val="24"/>
          <w:szCs w:val="24"/>
        </w:rPr>
        <w:t>-</w:t>
      </w:r>
      <w:r w:rsidR="693E6138" w:rsidRPr="6CFDE0A7">
        <w:rPr>
          <w:rFonts w:ascii="Times New Roman" w:eastAsia="Times New Roman" w:hAnsi="Times New Roman" w:cs="Times New Roman"/>
          <w:b/>
          <w:bCs/>
          <w:i/>
          <w:iCs/>
          <w:sz w:val="24"/>
          <w:szCs w:val="24"/>
        </w:rPr>
        <w:t xml:space="preserve"> </w:t>
      </w:r>
      <w:r w:rsidR="2E13243A" w:rsidRPr="6CFDE0A7">
        <w:rPr>
          <w:rFonts w:ascii="Times New Roman" w:eastAsia="Times New Roman" w:hAnsi="Times New Roman" w:cs="Times New Roman"/>
          <w:b/>
          <w:bCs/>
          <w:i/>
          <w:iCs/>
          <w:sz w:val="24"/>
          <w:szCs w:val="24"/>
        </w:rPr>
        <w:t>SWOT Analysis:</w:t>
      </w:r>
    </w:p>
    <w:p w14:paraId="329D223F" w14:textId="6F5A1E4A" w:rsidR="067A70A5" w:rsidRDefault="4ADBFC6E"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SWOT analysis is a strategic management tool used to assess internal and external factors, including Strengths, Weaknesses, Opportunities, and Threats (</w:t>
      </w:r>
      <w:proofErr w:type="spellStart"/>
      <w:r w:rsidRPr="6CFDE0A7">
        <w:rPr>
          <w:rFonts w:ascii="Times New Roman" w:eastAsia="Times New Roman" w:hAnsi="Times New Roman" w:cs="Times New Roman"/>
          <w:sz w:val="24"/>
          <w:szCs w:val="24"/>
        </w:rPr>
        <w:t>Kuligowski</w:t>
      </w:r>
      <w:proofErr w:type="spellEnd"/>
      <w:r w:rsidRPr="6CFDE0A7">
        <w:rPr>
          <w:rFonts w:ascii="Times New Roman" w:eastAsia="Times New Roman" w:hAnsi="Times New Roman" w:cs="Times New Roman"/>
          <w:sz w:val="24"/>
          <w:szCs w:val="24"/>
        </w:rPr>
        <w:t>, 2023). It helps businesses optimize operations and develop effective strategies for their goals. Below are summarized strengths, weaknesses, opportunities, and threats for NMSR.</w:t>
      </w:r>
    </w:p>
    <w:p w14:paraId="063C3258" w14:textId="59A3490C" w:rsidR="067A70A5" w:rsidRDefault="067A70A5" w:rsidP="6CFDE0A7">
      <w:pPr>
        <w:pStyle w:val="ListParagraph"/>
        <w:ind w:left="0"/>
        <w:jc w:val="both"/>
        <w:rPr>
          <w:rFonts w:ascii="Times New Roman" w:eastAsia="Times New Roman" w:hAnsi="Times New Roman" w:cs="Times New Roman"/>
          <w:sz w:val="24"/>
          <w:szCs w:val="24"/>
        </w:rPr>
      </w:pPr>
    </w:p>
    <w:p w14:paraId="4404FC22" w14:textId="7B1CEE4B" w:rsidR="004007F6" w:rsidRDefault="6257A21C" w:rsidP="6CFDE0A7">
      <w:pPr>
        <w:pStyle w:val="ListParagraph"/>
        <w:ind w:left="360"/>
        <w:jc w:val="both"/>
        <w:rPr>
          <w:rFonts w:ascii="Times New Roman" w:eastAsia="Times New Roman" w:hAnsi="Times New Roman" w:cs="Times New Roman"/>
          <w:sz w:val="24"/>
          <w:szCs w:val="24"/>
          <w:u w:val="single"/>
        </w:rPr>
      </w:pPr>
      <w:r w:rsidRPr="6CFDE0A7">
        <w:rPr>
          <w:rFonts w:ascii="Times New Roman" w:eastAsia="Times New Roman" w:hAnsi="Times New Roman" w:cs="Times New Roman"/>
          <w:sz w:val="24"/>
          <w:szCs w:val="24"/>
          <w:u w:val="single"/>
        </w:rPr>
        <w:t>2.1</w:t>
      </w:r>
      <w:r w:rsidR="004007F6">
        <w:tab/>
      </w:r>
      <w:r w:rsidR="0433E4D4" w:rsidRPr="6CFDE0A7">
        <w:rPr>
          <w:rFonts w:ascii="Times New Roman" w:eastAsia="Times New Roman" w:hAnsi="Times New Roman" w:cs="Times New Roman"/>
          <w:sz w:val="24"/>
          <w:szCs w:val="24"/>
          <w:u w:val="single"/>
        </w:rPr>
        <w:t>N</w:t>
      </w:r>
      <w:r w:rsidR="49E0D40A" w:rsidRPr="6CFDE0A7">
        <w:rPr>
          <w:rFonts w:ascii="Times New Roman" w:eastAsia="Times New Roman" w:hAnsi="Times New Roman" w:cs="Times New Roman"/>
          <w:sz w:val="24"/>
          <w:szCs w:val="24"/>
          <w:u w:val="single"/>
        </w:rPr>
        <w:t>MSR’s Strengths</w:t>
      </w:r>
    </w:p>
    <w:p w14:paraId="06F863E1" w14:textId="650F40E5" w:rsidR="0D2A1209" w:rsidRDefault="0D2A1209" w:rsidP="0018764F">
      <w:pPr>
        <w:pStyle w:val="ListParagraph"/>
        <w:numPr>
          <w:ilvl w:val="0"/>
          <w:numId w:val="25"/>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The NMSR facility is situated in a serene, secure, and picturesque community.</w:t>
      </w:r>
    </w:p>
    <w:p w14:paraId="02EE2B08" w14:textId="76FD4FB2" w:rsidR="0D2A1209" w:rsidRDefault="0D2A1209" w:rsidP="0018764F">
      <w:pPr>
        <w:pStyle w:val="ListParagraph"/>
        <w:numPr>
          <w:ilvl w:val="0"/>
          <w:numId w:val="25"/>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NMSR has a longstanding reputation as a well-known and established organization.</w:t>
      </w:r>
    </w:p>
    <w:p w14:paraId="1B7A0B17" w14:textId="6CBD3E6F" w:rsidR="0D2A1209" w:rsidRDefault="0D2A1209" w:rsidP="0018764F">
      <w:pPr>
        <w:pStyle w:val="ListParagraph"/>
        <w:numPr>
          <w:ilvl w:val="0"/>
          <w:numId w:val="25"/>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The sports facility at NMSR is capable of hosting events that attract visitors from neighboring cities, potentially generating additional income multiple times a year.</w:t>
      </w:r>
    </w:p>
    <w:p w14:paraId="04B81AF8" w14:textId="7A13B927" w:rsidR="0D2A1209" w:rsidRDefault="0D2A1209" w:rsidP="0018764F">
      <w:pPr>
        <w:pStyle w:val="ListParagraph"/>
        <w:numPr>
          <w:ilvl w:val="0"/>
          <w:numId w:val="25"/>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NMSR has a proficient and experienced team that efficiently manages the organization with transparency.</w:t>
      </w:r>
    </w:p>
    <w:p w14:paraId="4422C821" w14:textId="20235034" w:rsidR="0D2A1209" w:rsidRDefault="0D2A1209" w:rsidP="0018764F">
      <w:pPr>
        <w:pStyle w:val="ListParagraph"/>
        <w:numPr>
          <w:ilvl w:val="0"/>
          <w:numId w:val="25"/>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NMSR offers diverse activities, including youth sports programs and other recreational options, to provide affordable entertainment for </w:t>
      </w:r>
      <w:r w:rsidR="669A205F" w:rsidRPr="6CFDE0A7">
        <w:rPr>
          <w:rFonts w:ascii="Times New Roman" w:eastAsia="Times New Roman" w:hAnsi="Times New Roman" w:cs="Times New Roman"/>
          <w:sz w:val="24"/>
          <w:szCs w:val="24"/>
        </w:rPr>
        <w:t>residents (</w:t>
      </w:r>
      <w:r w:rsidRPr="6CFDE0A7">
        <w:rPr>
          <w:rFonts w:ascii="Times New Roman" w:eastAsia="Times New Roman" w:hAnsi="Times New Roman" w:cs="Times New Roman"/>
          <w:i/>
          <w:iCs/>
          <w:sz w:val="24"/>
          <w:szCs w:val="24"/>
        </w:rPr>
        <w:t xml:space="preserve">YOUTH SPORTS | </w:t>
      </w:r>
      <w:proofErr w:type="spellStart"/>
      <w:r w:rsidRPr="6CFDE0A7">
        <w:rPr>
          <w:rFonts w:ascii="Times New Roman" w:eastAsia="Times New Roman" w:hAnsi="Times New Roman" w:cs="Times New Roman"/>
          <w:i/>
          <w:iCs/>
          <w:sz w:val="24"/>
          <w:szCs w:val="24"/>
        </w:rPr>
        <w:t>Newmellesports</w:t>
      </w:r>
      <w:proofErr w:type="spellEnd"/>
      <w:r w:rsidRPr="6CFDE0A7">
        <w:rPr>
          <w:rFonts w:ascii="Times New Roman" w:eastAsia="Times New Roman" w:hAnsi="Times New Roman" w:cs="Times New Roman"/>
          <w:sz w:val="24"/>
          <w:szCs w:val="24"/>
        </w:rPr>
        <w:t>, n.d.).</w:t>
      </w:r>
    </w:p>
    <w:p w14:paraId="67CBC0C7" w14:textId="463BB8FD" w:rsidR="6CFDE0A7" w:rsidRDefault="6CFDE0A7" w:rsidP="6CFDE0A7">
      <w:pPr>
        <w:jc w:val="both"/>
        <w:rPr>
          <w:rFonts w:ascii="Times New Roman" w:eastAsia="Times New Roman" w:hAnsi="Times New Roman" w:cs="Times New Roman"/>
          <w:sz w:val="24"/>
          <w:szCs w:val="24"/>
        </w:rPr>
      </w:pPr>
    </w:p>
    <w:p w14:paraId="689AF06F" w14:textId="6FD3AC27" w:rsidR="067A70A5" w:rsidRDefault="067A70A5" w:rsidP="6CFDE0A7">
      <w:pPr>
        <w:pStyle w:val="ListParagraph"/>
        <w:ind w:left="360"/>
        <w:jc w:val="both"/>
        <w:rPr>
          <w:rFonts w:ascii="Times New Roman" w:eastAsia="Times New Roman" w:hAnsi="Times New Roman" w:cs="Times New Roman"/>
          <w:sz w:val="24"/>
          <w:szCs w:val="24"/>
          <w:u w:val="single"/>
        </w:rPr>
      </w:pPr>
    </w:p>
    <w:p w14:paraId="73EC6D07" w14:textId="5663C20A" w:rsidR="004007F6" w:rsidRPr="004007F6" w:rsidRDefault="4828DACA" w:rsidP="6CFDE0A7">
      <w:pPr>
        <w:pStyle w:val="ListParagraph"/>
        <w:ind w:left="360"/>
        <w:jc w:val="both"/>
        <w:rPr>
          <w:rFonts w:ascii="Times New Roman" w:eastAsia="Times New Roman" w:hAnsi="Times New Roman" w:cs="Times New Roman"/>
          <w:sz w:val="24"/>
          <w:szCs w:val="24"/>
          <w:u w:val="single"/>
        </w:rPr>
      </w:pPr>
      <w:r w:rsidRPr="6CFDE0A7">
        <w:rPr>
          <w:rFonts w:ascii="Times New Roman" w:eastAsia="Times New Roman" w:hAnsi="Times New Roman" w:cs="Times New Roman"/>
          <w:sz w:val="24"/>
          <w:szCs w:val="24"/>
          <w:u w:val="single"/>
        </w:rPr>
        <w:lastRenderedPageBreak/>
        <w:t>2.</w:t>
      </w:r>
      <w:r w:rsidR="691F9735" w:rsidRPr="6CFDE0A7">
        <w:rPr>
          <w:rFonts w:ascii="Times New Roman" w:eastAsia="Times New Roman" w:hAnsi="Times New Roman" w:cs="Times New Roman"/>
          <w:sz w:val="24"/>
          <w:szCs w:val="24"/>
          <w:u w:val="single"/>
        </w:rPr>
        <w:t>2</w:t>
      </w:r>
      <w:r w:rsidR="004007F6">
        <w:tab/>
      </w:r>
      <w:r w:rsidR="49E0D40A" w:rsidRPr="6CFDE0A7">
        <w:rPr>
          <w:rFonts w:ascii="Times New Roman" w:eastAsia="Times New Roman" w:hAnsi="Times New Roman" w:cs="Times New Roman"/>
          <w:sz w:val="24"/>
          <w:szCs w:val="24"/>
          <w:u w:val="single"/>
        </w:rPr>
        <w:t>NMSR’s Weaknesses</w:t>
      </w:r>
    </w:p>
    <w:p w14:paraId="4C4641BA" w14:textId="35A474EE" w:rsidR="067A70A5" w:rsidRDefault="067A70A5" w:rsidP="6CFDE0A7">
      <w:pPr>
        <w:pStyle w:val="ListParagraph"/>
        <w:ind w:left="360"/>
        <w:jc w:val="both"/>
        <w:rPr>
          <w:rFonts w:ascii="Times New Roman" w:eastAsia="Times New Roman" w:hAnsi="Times New Roman" w:cs="Times New Roman"/>
          <w:sz w:val="24"/>
          <w:szCs w:val="24"/>
          <w:u w:val="single"/>
        </w:rPr>
      </w:pPr>
    </w:p>
    <w:p w14:paraId="5B9F5208" w14:textId="460F148F" w:rsidR="626CBDD4" w:rsidRDefault="626CBDD4" w:rsidP="0018764F">
      <w:pPr>
        <w:pStyle w:val="ListParagraph"/>
        <w:numPr>
          <w:ilvl w:val="0"/>
          <w:numId w:val="24"/>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Based on Google reviews, no quick access from the parking lot to the fields. Besides, concession stands are also far away from ball fields to parking lots (</w:t>
      </w:r>
      <w:r w:rsidRPr="6CFDE0A7">
        <w:rPr>
          <w:rFonts w:ascii="Times New Roman" w:eastAsia="Times New Roman" w:hAnsi="Times New Roman" w:cs="Times New Roman"/>
          <w:i/>
          <w:iCs/>
          <w:sz w:val="24"/>
          <w:szCs w:val="24"/>
        </w:rPr>
        <w:t>Before You Continue to Google Maps</w:t>
      </w:r>
      <w:r w:rsidRPr="6CFDE0A7">
        <w:rPr>
          <w:rFonts w:ascii="Times New Roman" w:eastAsia="Times New Roman" w:hAnsi="Times New Roman" w:cs="Times New Roman"/>
          <w:sz w:val="24"/>
          <w:szCs w:val="24"/>
        </w:rPr>
        <w:t>, n.d.).</w:t>
      </w:r>
    </w:p>
    <w:p w14:paraId="088BBA85" w14:textId="31AAAE8F" w:rsidR="626CBDD4" w:rsidRDefault="626CBDD4" w:rsidP="0018764F">
      <w:pPr>
        <w:pStyle w:val="ListParagraph"/>
        <w:numPr>
          <w:ilvl w:val="0"/>
          <w:numId w:val="24"/>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No Handicapped access available to access the seats in field 1(</w:t>
      </w:r>
      <w:r w:rsidRPr="6CFDE0A7">
        <w:rPr>
          <w:rFonts w:ascii="Times New Roman" w:eastAsia="Times New Roman" w:hAnsi="Times New Roman" w:cs="Times New Roman"/>
          <w:i/>
          <w:iCs/>
          <w:sz w:val="24"/>
          <w:szCs w:val="24"/>
        </w:rPr>
        <w:t>Before You Continue to Google Maps</w:t>
      </w:r>
      <w:r w:rsidRPr="6CFDE0A7">
        <w:rPr>
          <w:rFonts w:ascii="Times New Roman" w:eastAsia="Times New Roman" w:hAnsi="Times New Roman" w:cs="Times New Roman"/>
          <w:sz w:val="24"/>
          <w:szCs w:val="24"/>
        </w:rPr>
        <w:t>, n.d.).</w:t>
      </w:r>
    </w:p>
    <w:p w14:paraId="6F6E0C17" w14:textId="6179EFAC" w:rsidR="626CBDD4" w:rsidRDefault="626CBDD4" w:rsidP="0018764F">
      <w:pPr>
        <w:pStyle w:val="ListParagraph"/>
        <w:numPr>
          <w:ilvl w:val="0"/>
          <w:numId w:val="24"/>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Website operation is not convenient and less consistent in system page design. For example, when you want to rent a pavilion, you will jump to another interface for operation. </w:t>
      </w:r>
    </w:p>
    <w:p w14:paraId="76EB33BF" w14:textId="165ACA8A" w:rsidR="626CBDD4" w:rsidRDefault="626CBDD4" w:rsidP="0018764F">
      <w:pPr>
        <w:pStyle w:val="ListParagraph"/>
        <w:numPr>
          <w:ilvl w:val="0"/>
          <w:numId w:val="24"/>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NMSR has a lower Social Media Presence and lack of advertisement according to the number of followers and “likes” on Facebook.</w:t>
      </w:r>
    </w:p>
    <w:p w14:paraId="6D6AA4C4" w14:textId="6EA81EE9" w:rsidR="626CBDD4" w:rsidRDefault="626CBDD4" w:rsidP="0018764F">
      <w:pPr>
        <w:pStyle w:val="ListParagraph"/>
        <w:numPr>
          <w:ilvl w:val="0"/>
          <w:numId w:val="24"/>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For pavilion rental, the price is higher than our competitor. Chesterfield Arts &amp; Recreation offered residents a $25 less price than us, which is $75(</w:t>
      </w:r>
      <w:r w:rsidRPr="6CFDE0A7">
        <w:rPr>
          <w:rFonts w:ascii="Times New Roman" w:eastAsia="Times New Roman" w:hAnsi="Times New Roman" w:cs="Times New Roman"/>
          <w:i/>
          <w:iCs/>
          <w:sz w:val="24"/>
          <w:szCs w:val="24"/>
        </w:rPr>
        <w:t>City of Chesterfield, Missouri | Pavilion Rental</w:t>
      </w:r>
      <w:r w:rsidRPr="6CFDE0A7">
        <w:rPr>
          <w:rFonts w:ascii="Times New Roman" w:eastAsia="Times New Roman" w:hAnsi="Times New Roman" w:cs="Times New Roman"/>
          <w:sz w:val="24"/>
          <w:szCs w:val="24"/>
        </w:rPr>
        <w:t>, n.d.).</w:t>
      </w:r>
    </w:p>
    <w:p w14:paraId="469DC567" w14:textId="2850D8FA" w:rsidR="626CBDD4" w:rsidRDefault="626CBDD4" w:rsidP="0018764F">
      <w:pPr>
        <w:pStyle w:val="ListParagraph"/>
        <w:numPr>
          <w:ilvl w:val="0"/>
          <w:numId w:val="24"/>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Medium- and Long-term plans are nonexistent.  </w:t>
      </w:r>
    </w:p>
    <w:p w14:paraId="5E54D523" w14:textId="786CC29E" w:rsidR="626CBDD4" w:rsidRDefault="626CBDD4" w:rsidP="0018764F">
      <w:pPr>
        <w:pStyle w:val="ListParagraph"/>
        <w:numPr>
          <w:ilvl w:val="0"/>
          <w:numId w:val="24"/>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Shortage of parent volunteers for football. </w:t>
      </w:r>
    </w:p>
    <w:p w14:paraId="3F59DF04" w14:textId="0A32DD07" w:rsidR="626CBDD4" w:rsidRDefault="626CBDD4" w:rsidP="0018764F">
      <w:pPr>
        <w:pStyle w:val="ListParagraph"/>
        <w:numPr>
          <w:ilvl w:val="0"/>
          <w:numId w:val="24"/>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Batting Cages are heated up for the whole year, thus, it’s under-utilized during summer because there is no Air Conditioner for cooling.</w:t>
      </w:r>
    </w:p>
    <w:p w14:paraId="530B6DEA" w14:textId="3C402940" w:rsidR="626CBDD4" w:rsidRDefault="626CBDD4" w:rsidP="0018764F">
      <w:pPr>
        <w:pStyle w:val="ListParagraph"/>
        <w:numPr>
          <w:ilvl w:val="0"/>
          <w:numId w:val="24"/>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Cracked plastic on playground equipment has been complained by tourists in Google reviews as a danger to children (</w:t>
      </w:r>
      <w:r w:rsidRPr="6CFDE0A7">
        <w:rPr>
          <w:rFonts w:ascii="Times New Roman" w:eastAsia="Times New Roman" w:hAnsi="Times New Roman" w:cs="Times New Roman"/>
          <w:i/>
          <w:iCs/>
          <w:sz w:val="24"/>
          <w:szCs w:val="24"/>
        </w:rPr>
        <w:t>Before You Continue to Google Maps</w:t>
      </w:r>
      <w:r w:rsidRPr="6CFDE0A7">
        <w:rPr>
          <w:rFonts w:ascii="Times New Roman" w:eastAsia="Times New Roman" w:hAnsi="Times New Roman" w:cs="Times New Roman"/>
          <w:sz w:val="24"/>
          <w:szCs w:val="24"/>
        </w:rPr>
        <w:t>, n.d.).</w:t>
      </w:r>
    </w:p>
    <w:p w14:paraId="1472EFC6" w14:textId="3A2B2B22" w:rsidR="626CBDD4" w:rsidRDefault="626CBDD4" w:rsidP="0018764F">
      <w:pPr>
        <w:pStyle w:val="ListParagraph"/>
        <w:numPr>
          <w:ilvl w:val="0"/>
          <w:numId w:val="24"/>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Absences of Board Members at some important point as all the Board Members are volunteers.</w:t>
      </w:r>
    </w:p>
    <w:p w14:paraId="1B5051DD" w14:textId="3A2B2B22" w:rsidR="6CFDE0A7" w:rsidRDefault="6CFDE0A7" w:rsidP="6CFDE0A7">
      <w:pPr>
        <w:pStyle w:val="ListParagraph"/>
        <w:ind w:left="360"/>
        <w:jc w:val="both"/>
        <w:rPr>
          <w:rFonts w:ascii="Times New Roman" w:eastAsia="Times New Roman" w:hAnsi="Times New Roman" w:cs="Times New Roman"/>
          <w:sz w:val="24"/>
          <w:szCs w:val="24"/>
          <w:u w:val="single"/>
        </w:rPr>
      </w:pPr>
    </w:p>
    <w:p w14:paraId="1BBE8244" w14:textId="3BC65658" w:rsidR="004007F6" w:rsidRPr="004007F6" w:rsidRDefault="63B19A38" w:rsidP="6CFDE0A7">
      <w:pPr>
        <w:pStyle w:val="ListParagraph"/>
        <w:ind w:left="360"/>
        <w:jc w:val="both"/>
        <w:rPr>
          <w:rFonts w:ascii="Times New Roman" w:eastAsia="Times New Roman" w:hAnsi="Times New Roman" w:cs="Times New Roman"/>
          <w:sz w:val="24"/>
          <w:szCs w:val="24"/>
          <w:u w:val="single"/>
        </w:rPr>
      </w:pPr>
      <w:r w:rsidRPr="6CFDE0A7">
        <w:rPr>
          <w:rFonts w:ascii="Times New Roman" w:eastAsia="Times New Roman" w:hAnsi="Times New Roman" w:cs="Times New Roman"/>
          <w:sz w:val="24"/>
          <w:szCs w:val="24"/>
          <w:u w:val="single"/>
        </w:rPr>
        <w:t>2.</w:t>
      </w:r>
      <w:r w:rsidR="19AF0376" w:rsidRPr="6CFDE0A7">
        <w:rPr>
          <w:rFonts w:ascii="Times New Roman" w:eastAsia="Times New Roman" w:hAnsi="Times New Roman" w:cs="Times New Roman"/>
          <w:sz w:val="24"/>
          <w:szCs w:val="24"/>
          <w:u w:val="single"/>
        </w:rPr>
        <w:t>3</w:t>
      </w:r>
      <w:r w:rsidR="004007F6">
        <w:tab/>
      </w:r>
      <w:r w:rsidR="49E0D40A" w:rsidRPr="6CFDE0A7">
        <w:rPr>
          <w:rFonts w:ascii="Times New Roman" w:eastAsia="Times New Roman" w:hAnsi="Times New Roman" w:cs="Times New Roman"/>
          <w:sz w:val="24"/>
          <w:szCs w:val="24"/>
          <w:u w:val="single"/>
        </w:rPr>
        <w:t>NMSR’s Opportunities</w:t>
      </w:r>
    </w:p>
    <w:p w14:paraId="437C94A7" w14:textId="3A2B2B22" w:rsidR="067A70A5" w:rsidRDefault="067A70A5" w:rsidP="6CFDE0A7">
      <w:pPr>
        <w:pStyle w:val="ListParagraph"/>
        <w:ind w:left="360"/>
        <w:jc w:val="both"/>
        <w:rPr>
          <w:rFonts w:ascii="Times New Roman" w:eastAsia="Times New Roman" w:hAnsi="Times New Roman" w:cs="Times New Roman"/>
          <w:sz w:val="24"/>
          <w:szCs w:val="24"/>
          <w:u w:val="single"/>
        </w:rPr>
      </w:pPr>
    </w:p>
    <w:p w14:paraId="4570C888" w14:textId="50FE63A4" w:rsidR="77C44B61" w:rsidRDefault="77C44B61" w:rsidP="0018764F">
      <w:pPr>
        <w:pStyle w:val="ListParagraph"/>
        <w:numPr>
          <w:ilvl w:val="0"/>
          <w:numId w:val="19"/>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Volunteer</w:t>
      </w:r>
      <w:r w:rsidR="00AD7B91">
        <w:rPr>
          <w:rFonts w:ascii="Times New Roman" w:eastAsia="Times New Roman" w:hAnsi="Times New Roman" w:cs="Times New Roman"/>
          <w:sz w:val="24"/>
          <w:szCs w:val="24"/>
        </w:rPr>
        <w:t xml:space="preserve"> </w:t>
      </w:r>
      <w:r w:rsidRPr="6CFDE0A7">
        <w:rPr>
          <w:rFonts w:ascii="Times New Roman" w:eastAsia="Times New Roman" w:hAnsi="Times New Roman" w:cs="Times New Roman"/>
          <w:sz w:val="24"/>
          <w:szCs w:val="24"/>
        </w:rPr>
        <w:t xml:space="preserve">Recruitment- </w:t>
      </w:r>
      <w:r>
        <w:br/>
      </w:r>
      <w:r w:rsidRPr="6CFDE0A7">
        <w:rPr>
          <w:rFonts w:ascii="Times New Roman" w:eastAsia="Times New Roman" w:hAnsi="Times New Roman" w:cs="Times New Roman"/>
          <w:sz w:val="24"/>
          <w:szCs w:val="24"/>
        </w:rPr>
        <w:t xml:space="preserve">Recruiting volunteers is a valuable way for nonprofits to expand their programs and activities, while also providing individuals with opportunities to contribute to their communities. Thus, NMSR has an opportunity to recruit volunteers who are truly passionate about giving back to the community. </w:t>
      </w:r>
    </w:p>
    <w:p w14:paraId="3D3EC266" w14:textId="3A2B2B22" w:rsidR="77C44B61" w:rsidRDefault="77C44B61" w:rsidP="0018764F">
      <w:pPr>
        <w:pStyle w:val="ListParagraph"/>
        <w:numPr>
          <w:ilvl w:val="0"/>
          <w:numId w:val="19"/>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Provide more sports programs- </w:t>
      </w:r>
      <w:r>
        <w:br/>
      </w:r>
      <w:r w:rsidRPr="6CFDE0A7">
        <w:rPr>
          <w:rFonts w:ascii="Times New Roman" w:eastAsia="Times New Roman" w:hAnsi="Times New Roman" w:cs="Times New Roman"/>
          <w:sz w:val="24"/>
          <w:szCs w:val="24"/>
        </w:rPr>
        <w:t xml:space="preserve">NMSR can use current places for pickleball, badminton, or outdoor Volleyball court to attract more residents to participate in the sports program. </w:t>
      </w:r>
    </w:p>
    <w:p w14:paraId="2C916773" w14:textId="3A2B2B22" w:rsidR="77C44B61" w:rsidRDefault="77C44B61" w:rsidP="0018764F">
      <w:pPr>
        <w:pStyle w:val="ListParagraph"/>
        <w:numPr>
          <w:ilvl w:val="0"/>
          <w:numId w:val="19"/>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Corporate Social Responsibility- </w:t>
      </w:r>
      <w:r>
        <w:br/>
      </w:r>
      <w:r w:rsidRPr="6CFDE0A7">
        <w:rPr>
          <w:rFonts w:ascii="Times New Roman" w:eastAsia="Times New Roman" w:hAnsi="Times New Roman" w:cs="Times New Roman"/>
          <w:sz w:val="24"/>
          <w:szCs w:val="24"/>
        </w:rPr>
        <w:t xml:space="preserve">Corporate Social Responsibility (CSR) is an extra effort that businesses undertake to improve their local and global communities. Nonprofits can align with CSR programs to gain financial support and increase their visibility. This recommendation is supported by statistics from Harvard Business School Online: a.) 77% of consumers are motivated to purchase from companies committed to making the world a better place (Bennett, 2022). b.) 73% of investors state that efforts to improve the environment and society contribute </w:t>
      </w:r>
      <w:r w:rsidRPr="6CFDE0A7">
        <w:rPr>
          <w:rFonts w:ascii="Times New Roman" w:eastAsia="Times New Roman" w:hAnsi="Times New Roman" w:cs="Times New Roman"/>
          <w:sz w:val="24"/>
          <w:szCs w:val="24"/>
        </w:rPr>
        <w:lastRenderedPageBreak/>
        <w:t xml:space="preserve">to their investment decisions. This shows that consumers and investors are more likely to engage with companies committed to social responsibility (Bennett, 2022). </w:t>
      </w:r>
    </w:p>
    <w:p w14:paraId="660D5F4A" w14:textId="3A2B2B22" w:rsidR="77C44B61" w:rsidRDefault="77C44B61" w:rsidP="0018764F">
      <w:pPr>
        <w:pStyle w:val="ListParagraph"/>
        <w:numPr>
          <w:ilvl w:val="0"/>
          <w:numId w:val="19"/>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Increase exposure rate on social media- </w:t>
      </w:r>
      <w:r>
        <w:br/>
      </w:r>
      <w:r w:rsidRPr="6CFDE0A7">
        <w:rPr>
          <w:rFonts w:ascii="Times New Roman" w:eastAsia="Times New Roman" w:hAnsi="Times New Roman" w:cs="Times New Roman"/>
          <w:sz w:val="24"/>
          <w:szCs w:val="24"/>
        </w:rPr>
        <w:t xml:space="preserve">Increasing exposure on social media platforms, such as Facebook, Google Reviews, and Yelp, can help nonprofits attract more volunteers and donors. Encouraging positive reviews from volunteers and parents, and offering discounts on merchandise or event tickets, can motivate them to participate. </w:t>
      </w:r>
    </w:p>
    <w:p w14:paraId="7B3F93F3" w14:textId="3A2B2B22" w:rsidR="77C44B61" w:rsidRDefault="77C44B61" w:rsidP="0018764F">
      <w:pPr>
        <w:pStyle w:val="ListParagraph"/>
        <w:numPr>
          <w:ilvl w:val="0"/>
          <w:numId w:val="19"/>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Property Values Rising- </w:t>
      </w:r>
      <w:r>
        <w:br/>
      </w:r>
      <w:r w:rsidRPr="6CFDE0A7">
        <w:rPr>
          <w:rFonts w:ascii="Times New Roman" w:eastAsia="Times New Roman" w:hAnsi="Times New Roman" w:cs="Times New Roman"/>
          <w:sz w:val="24"/>
          <w:szCs w:val="24"/>
        </w:rPr>
        <w:t xml:space="preserve">Rising property values in areas like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MO can make it easier for non-profits to secure funding and loans, which can provide a financial cushion for the organization. However, it is important to note that if a non-profit rent out space to another tenant or organization, that income must be counted as taxable income.</w:t>
      </w:r>
    </w:p>
    <w:p w14:paraId="3FFE989E" w14:textId="3F45280D" w:rsidR="05B0D6FB" w:rsidRDefault="05B0D6FB" w:rsidP="6CFDE0A7">
      <w:pPr>
        <w:pStyle w:val="ListParagraph"/>
        <w:ind w:left="360"/>
        <w:jc w:val="both"/>
        <w:rPr>
          <w:rFonts w:ascii="Times New Roman" w:eastAsia="Times New Roman" w:hAnsi="Times New Roman" w:cs="Times New Roman"/>
          <w:sz w:val="24"/>
          <w:szCs w:val="24"/>
          <w:u w:val="single"/>
        </w:rPr>
      </w:pPr>
    </w:p>
    <w:p w14:paraId="0B85BF06" w14:textId="5EBAD8CD" w:rsidR="004007F6" w:rsidRPr="004007F6" w:rsidRDefault="4D5AD10C" w:rsidP="6CFDE0A7">
      <w:pPr>
        <w:pStyle w:val="ListParagraph"/>
        <w:ind w:left="360"/>
        <w:jc w:val="both"/>
        <w:rPr>
          <w:rFonts w:ascii="Times New Roman" w:eastAsia="Times New Roman" w:hAnsi="Times New Roman" w:cs="Times New Roman"/>
          <w:sz w:val="24"/>
          <w:szCs w:val="24"/>
          <w:u w:val="single"/>
        </w:rPr>
      </w:pPr>
      <w:r w:rsidRPr="6CFDE0A7">
        <w:rPr>
          <w:rFonts w:ascii="Times New Roman" w:eastAsia="Times New Roman" w:hAnsi="Times New Roman" w:cs="Times New Roman"/>
          <w:sz w:val="24"/>
          <w:szCs w:val="24"/>
          <w:u w:val="single"/>
        </w:rPr>
        <w:t>2.</w:t>
      </w:r>
      <w:r w:rsidR="08E3FFF5" w:rsidRPr="6CFDE0A7">
        <w:rPr>
          <w:rFonts w:ascii="Times New Roman" w:eastAsia="Times New Roman" w:hAnsi="Times New Roman" w:cs="Times New Roman"/>
          <w:sz w:val="24"/>
          <w:szCs w:val="24"/>
          <w:u w:val="single"/>
        </w:rPr>
        <w:t>4</w:t>
      </w:r>
      <w:r w:rsidR="004007F6">
        <w:tab/>
      </w:r>
      <w:r w:rsidR="49E0D40A" w:rsidRPr="6CFDE0A7">
        <w:rPr>
          <w:rFonts w:ascii="Times New Roman" w:eastAsia="Times New Roman" w:hAnsi="Times New Roman" w:cs="Times New Roman"/>
          <w:sz w:val="24"/>
          <w:szCs w:val="24"/>
          <w:u w:val="single"/>
        </w:rPr>
        <w:t>NMSR’s Threats</w:t>
      </w:r>
    </w:p>
    <w:p w14:paraId="5C0D7671" w14:textId="77777777" w:rsidR="004007F6" w:rsidRPr="004007F6" w:rsidRDefault="004007F6" w:rsidP="6CFDE0A7">
      <w:pPr>
        <w:pStyle w:val="ListParagraph"/>
        <w:ind w:left="360"/>
        <w:jc w:val="both"/>
        <w:rPr>
          <w:rFonts w:ascii="Times New Roman" w:eastAsia="Times New Roman" w:hAnsi="Times New Roman" w:cs="Times New Roman"/>
          <w:sz w:val="24"/>
          <w:szCs w:val="24"/>
          <w:u w:val="single"/>
        </w:rPr>
      </w:pPr>
    </w:p>
    <w:p w14:paraId="6A1A095E" w14:textId="6F70C8D9" w:rsidR="05B0D6FB" w:rsidRDefault="1B9E076E" w:rsidP="0018764F">
      <w:pPr>
        <w:pStyle w:val="ListParagraph"/>
        <w:numPr>
          <w:ilvl w:val="0"/>
          <w:numId w:val="23"/>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Inflation-  </w:t>
      </w:r>
      <w:r w:rsidR="05B0D6FB">
        <w:br/>
      </w:r>
      <w:r w:rsidRPr="6CFDE0A7">
        <w:rPr>
          <w:rFonts w:ascii="Times New Roman" w:eastAsia="Times New Roman" w:hAnsi="Times New Roman" w:cs="Times New Roman"/>
          <w:sz w:val="24"/>
          <w:szCs w:val="24"/>
        </w:rPr>
        <w:t xml:space="preserve">Inflation can lead to an overall increase in costs as everything becomes more expensive. </w:t>
      </w:r>
    </w:p>
    <w:p w14:paraId="10E23AB3" w14:textId="6677C2D2" w:rsidR="05B0D6FB" w:rsidRDefault="1B9E076E" w:rsidP="0018764F">
      <w:pPr>
        <w:pStyle w:val="ListParagraph"/>
        <w:numPr>
          <w:ilvl w:val="0"/>
          <w:numId w:val="23"/>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Weather restrictions- </w:t>
      </w:r>
      <w:r w:rsidR="05B0D6FB">
        <w:br/>
      </w:r>
      <w:r w:rsidRPr="6CFDE0A7">
        <w:rPr>
          <w:rFonts w:ascii="Times New Roman" w:eastAsia="Times New Roman" w:hAnsi="Times New Roman" w:cs="Times New Roman"/>
          <w:sz w:val="24"/>
          <w:szCs w:val="24"/>
        </w:rPr>
        <w:t xml:space="preserve">Adverse Weather Conditions can be problematic, for instance, the field might remain underutilized during the rainy season as it cannot be rented out. Besides, emergencies and Natural Disasters like hurricanes, floods, and pandemics can disrupt operations, damage infrastructure, and cause financial losses. </w:t>
      </w:r>
    </w:p>
    <w:p w14:paraId="5CBB0C4D" w14:textId="0173295F" w:rsidR="05B0D6FB" w:rsidRDefault="1B9E076E" w:rsidP="0018764F">
      <w:pPr>
        <w:pStyle w:val="ListParagraph"/>
        <w:numPr>
          <w:ilvl w:val="0"/>
          <w:numId w:val="23"/>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Reputation Damage-  </w:t>
      </w:r>
      <w:r w:rsidR="05B0D6FB">
        <w:br/>
      </w:r>
      <w:r w:rsidRPr="6CFDE0A7">
        <w:rPr>
          <w:rFonts w:ascii="Times New Roman" w:eastAsia="Times New Roman" w:hAnsi="Times New Roman" w:cs="Times New Roman"/>
          <w:sz w:val="24"/>
          <w:szCs w:val="24"/>
        </w:rPr>
        <w:t>Reputation damage is a crucial aspect to consider. Although our Google Map rating is currently 4.2 out of 5 stars, it is essential to target those areas that need improvement before negative reviews damage our reputation (</w:t>
      </w:r>
      <w:r w:rsidRPr="6CFDE0A7">
        <w:rPr>
          <w:rFonts w:ascii="Times New Roman" w:eastAsia="Times New Roman" w:hAnsi="Times New Roman" w:cs="Times New Roman"/>
          <w:i/>
          <w:iCs/>
          <w:sz w:val="24"/>
          <w:szCs w:val="24"/>
        </w:rPr>
        <w:t>Before You Continue to Google Maps</w:t>
      </w:r>
      <w:r w:rsidRPr="6CFDE0A7">
        <w:rPr>
          <w:rFonts w:ascii="Times New Roman" w:eastAsia="Times New Roman" w:hAnsi="Times New Roman" w:cs="Times New Roman"/>
          <w:sz w:val="24"/>
          <w:szCs w:val="24"/>
        </w:rPr>
        <w:t xml:space="preserve">, n.d.). </w:t>
      </w:r>
    </w:p>
    <w:p w14:paraId="0BDF39B8" w14:textId="4D2B3329" w:rsidR="05B0D6FB" w:rsidRDefault="1B9E076E" w:rsidP="0018764F">
      <w:pPr>
        <w:pStyle w:val="ListParagraph"/>
        <w:numPr>
          <w:ilvl w:val="0"/>
          <w:numId w:val="23"/>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Financial Instability-  </w:t>
      </w:r>
      <w:r w:rsidR="05B0D6FB">
        <w:br/>
      </w:r>
      <w:r w:rsidRPr="6CFDE0A7">
        <w:rPr>
          <w:rFonts w:ascii="Times New Roman" w:eastAsia="Times New Roman" w:hAnsi="Times New Roman" w:cs="Times New Roman"/>
          <w:sz w:val="24"/>
          <w:szCs w:val="24"/>
        </w:rPr>
        <w:t xml:space="preserve">This is a significant concern as our organization's sources of funds depend heavily on sponsorship and donations. A sudden loss or inability to secure funding could lead to financial instability and hamper our ability to function. </w:t>
      </w:r>
    </w:p>
    <w:p w14:paraId="624785EC" w14:textId="576370F2" w:rsidR="05B0D6FB" w:rsidRDefault="1B9E076E" w:rsidP="0018764F">
      <w:pPr>
        <w:pStyle w:val="ListParagraph"/>
        <w:numPr>
          <w:ilvl w:val="0"/>
          <w:numId w:val="23"/>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Competition- </w:t>
      </w:r>
      <w:r w:rsidR="05B0D6FB">
        <w:br/>
      </w:r>
      <w:r w:rsidRPr="6CFDE0A7">
        <w:rPr>
          <w:rFonts w:ascii="Times New Roman" w:eastAsia="Times New Roman" w:hAnsi="Times New Roman" w:cs="Times New Roman"/>
          <w:sz w:val="24"/>
          <w:szCs w:val="24"/>
        </w:rPr>
        <w:t>Competition is a factor to keep in mind. Chesterfield parks and recreation department joined Facebook only a year before us, but they have the most followers and post the most frequently (</w:t>
      </w:r>
      <w:r w:rsidRPr="6CFDE0A7">
        <w:rPr>
          <w:rFonts w:ascii="Times New Roman" w:eastAsia="Times New Roman" w:hAnsi="Times New Roman" w:cs="Times New Roman"/>
          <w:i/>
          <w:iCs/>
          <w:sz w:val="24"/>
          <w:szCs w:val="24"/>
        </w:rPr>
        <w:t>Facebook</w:t>
      </w:r>
      <w:r w:rsidRPr="6CFDE0A7">
        <w:rPr>
          <w:rFonts w:ascii="Times New Roman" w:eastAsia="Times New Roman" w:hAnsi="Times New Roman" w:cs="Times New Roman"/>
          <w:sz w:val="24"/>
          <w:szCs w:val="24"/>
        </w:rPr>
        <w:t xml:space="preserve">, n.d.). They showcase their facilities, club activities, and sports programs in photos, which can attract potential customers, especially parents with young children.  </w:t>
      </w:r>
    </w:p>
    <w:p w14:paraId="745E09CE" w14:textId="118B00A6" w:rsidR="05B0D6FB" w:rsidRDefault="05B0D6FB" w:rsidP="6CFDE0A7">
      <w:pPr>
        <w:pStyle w:val="ListParagraph"/>
        <w:ind w:left="360"/>
        <w:jc w:val="both"/>
        <w:rPr>
          <w:rFonts w:ascii="Times New Roman" w:eastAsia="Times New Roman" w:hAnsi="Times New Roman" w:cs="Times New Roman"/>
          <w:sz w:val="24"/>
          <w:szCs w:val="24"/>
          <w:u w:val="single"/>
        </w:rPr>
      </w:pPr>
    </w:p>
    <w:p w14:paraId="61CCD648" w14:textId="43DADD0B" w:rsidR="22465483" w:rsidRDefault="1B144D9E" w:rsidP="6CFDE0A7">
      <w:pPr>
        <w:pStyle w:val="ListParagraph"/>
        <w:ind w:left="360"/>
        <w:jc w:val="both"/>
        <w:rPr>
          <w:rFonts w:ascii="Times New Roman" w:eastAsia="Times New Roman" w:hAnsi="Times New Roman" w:cs="Times New Roman"/>
          <w:sz w:val="24"/>
          <w:szCs w:val="24"/>
          <w:u w:val="single"/>
        </w:rPr>
      </w:pPr>
      <w:r w:rsidRPr="6CFDE0A7">
        <w:rPr>
          <w:rFonts w:ascii="Times New Roman" w:eastAsia="Times New Roman" w:hAnsi="Times New Roman" w:cs="Times New Roman"/>
          <w:sz w:val="24"/>
          <w:szCs w:val="24"/>
          <w:u w:val="single"/>
        </w:rPr>
        <w:t>2.</w:t>
      </w:r>
      <w:r w:rsidR="6898D18D" w:rsidRPr="6CFDE0A7">
        <w:rPr>
          <w:rFonts w:ascii="Times New Roman" w:eastAsia="Times New Roman" w:hAnsi="Times New Roman" w:cs="Times New Roman"/>
          <w:sz w:val="24"/>
          <w:szCs w:val="24"/>
          <w:u w:val="single"/>
        </w:rPr>
        <w:t>5</w:t>
      </w:r>
      <w:r w:rsidR="22465483">
        <w:tab/>
      </w:r>
      <w:r w:rsidR="63AD5A00" w:rsidRPr="6CFDE0A7">
        <w:rPr>
          <w:rFonts w:ascii="Times New Roman" w:eastAsia="Times New Roman" w:hAnsi="Times New Roman" w:cs="Times New Roman"/>
          <w:sz w:val="24"/>
          <w:szCs w:val="24"/>
          <w:u w:val="single"/>
        </w:rPr>
        <w:t xml:space="preserve">NMSR </w:t>
      </w:r>
      <w:r w:rsidRPr="6CFDE0A7">
        <w:rPr>
          <w:rFonts w:ascii="Times New Roman" w:eastAsia="Times New Roman" w:hAnsi="Times New Roman" w:cs="Times New Roman"/>
          <w:sz w:val="24"/>
          <w:szCs w:val="24"/>
          <w:u w:val="single"/>
        </w:rPr>
        <w:t>SWOT Analysis Summary and Recommendation</w:t>
      </w:r>
    </w:p>
    <w:p w14:paraId="6EC30944" w14:textId="4E53A7C0" w:rsidR="563B3BEE" w:rsidRDefault="7F250CEF"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r w:rsidR="456E4AD2" w:rsidRPr="6CFDE0A7">
        <w:rPr>
          <w:rFonts w:ascii="Times New Roman" w:eastAsia="Times New Roman" w:hAnsi="Times New Roman" w:cs="Times New Roman"/>
          <w:sz w:val="24"/>
          <w:szCs w:val="24"/>
        </w:rPr>
        <w:t xml:space="preserve">SWOT analysis can help us understand the strengths and weaknesses of our organization, as </w:t>
      </w:r>
      <w:r w:rsidR="491FF1FB" w:rsidRPr="6CFDE0A7">
        <w:rPr>
          <w:rFonts w:ascii="Times New Roman" w:eastAsia="Times New Roman" w:hAnsi="Times New Roman" w:cs="Times New Roman"/>
          <w:sz w:val="24"/>
          <w:szCs w:val="24"/>
        </w:rPr>
        <w:t xml:space="preserve">     </w:t>
      </w:r>
      <w:r w:rsidR="07383F1D" w:rsidRPr="6CFDE0A7">
        <w:rPr>
          <w:rFonts w:ascii="Times New Roman" w:eastAsia="Times New Roman" w:hAnsi="Times New Roman" w:cs="Times New Roman"/>
          <w:sz w:val="24"/>
          <w:szCs w:val="24"/>
        </w:rPr>
        <w:t xml:space="preserve">  </w:t>
      </w:r>
      <w:r w:rsidR="456E4AD2" w:rsidRPr="6CFDE0A7">
        <w:rPr>
          <w:rFonts w:ascii="Times New Roman" w:eastAsia="Times New Roman" w:hAnsi="Times New Roman" w:cs="Times New Roman"/>
          <w:sz w:val="24"/>
          <w:szCs w:val="24"/>
        </w:rPr>
        <w:t>well as the opportunities and threats that we face. Here are some specific recommendations:</w:t>
      </w:r>
    </w:p>
    <w:p w14:paraId="06845666" w14:textId="197E15DD" w:rsidR="563B3BEE" w:rsidRDefault="456E4AD2" w:rsidP="0018764F">
      <w:pPr>
        <w:pStyle w:val="ListParagraph"/>
        <w:numPr>
          <w:ilvl w:val="0"/>
          <w:numId w:val="18"/>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Listen to our customers. While we may know our organization's strengths, it's important to focus on how we can benefit our customers. We should conduct surveys and ask questions on social media to better understand our target audience.</w:t>
      </w:r>
    </w:p>
    <w:p w14:paraId="087C1836" w14:textId="701E3318" w:rsidR="563B3BEE" w:rsidRDefault="456E4AD2" w:rsidP="0018764F">
      <w:pPr>
        <w:pStyle w:val="ListParagraph"/>
        <w:numPr>
          <w:ilvl w:val="0"/>
          <w:numId w:val="18"/>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Incorporate environmental initiatives into our existing events. For instance, we can involve children in recycling efforts and incentivize them with game chances. This can help keep our events clean while promoting environmental awareness.</w:t>
      </w:r>
    </w:p>
    <w:p w14:paraId="13B53BD9" w14:textId="0D80B508" w:rsidR="563B3BEE" w:rsidRDefault="456E4AD2" w:rsidP="0018764F">
      <w:pPr>
        <w:pStyle w:val="ListParagraph"/>
        <w:numPr>
          <w:ilvl w:val="0"/>
          <w:numId w:val="18"/>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Build our reputation by designing a logo that combines sports, environmental improvement, and volunteer programs. This can attract CSR-focused companies to sponsor us and help build a positive reputation for both organizations.</w:t>
      </w:r>
    </w:p>
    <w:p w14:paraId="1DAD9DA5" w14:textId="77777777" w:rsidR="007D4CD8" w:rsidRDefault="007D4CD8" w:rsidP="007D4CD8">
      <w:pPr>
        <w:pStyle w:val="ListParagraph"/>
        <w:jc w:val="both"/>
        <w:rPr>
          <w:rFonts w:ascii="Times New Roman" w:eastAsia="Times New Roman" w:hAnsi="Times New Roman" w:cs="Times New Roman"/>
          <w:sz w:val="24"/>
          <w:szCs w:val="24"/>
        </w:rPr>
      </w:pPr>
    </w:p>
    <w:p w14:paraId="6FAE483B" w14:textId="77777777" w:rsidR="00C445CE" w:rsidRDefault="00C445CE" w:rsidP="6CFDE0A7">
      <w:pPr>
        <w:pStyle w:val="ListParagraph"/>
        <w:ind w:left="360"/>
        <w:jc w:val="both"/>
        <w:rPr>
          <w:rFonts w:ascii="Times New Roman" w:eastAsia="Times New Roman" w:hAnsi="Times New Roman" w:cs="Times New Roman"/>
          <w:b/>
          <w:bCs/>
          <w:i/>
          <w:iCs/>
          <w:sz w:val="24"/>
          <w:szCs w:val="24"/>
        </w:rPr>
      </w:pPr>
    </w:p>
    <w:p w14:paraId="30A90F6A" w14:textId="5DD98E9A" w:rsidR="000134B0" w:rsidRDefault="259C8680" w:rsidP="0018764F">
      <w:pPr>
        <w:pStyle w:val="ListParagraph"/>
        <w:numPr>
          <w:ilvl w:val="0"/>
          <w:numId w:val="26"/>
        </w:numPr>
        <w:jc w:val="both"/>
        <w:rPr>
          <w:rFonts w:ascii="Times New Roman" w:eastAsia="Times New Roman" w:hAnsi="Times New Roman" w:cs="Times New Roman"/>
          <w:b/>
          <w:bCs/>
          <w:i/>
          <w:iCs/>
          <w:sz w:val="24"/>
          <w:szCs w:val="24"/>
        </w:rPr>
      </w:pPr>
      <w:r w:rsidRPr="6CFDE0A7">
        <w:rPr>
          <w:rFonts w:ascii="Times New Roman" w:eastAsia="Times New Roman" w:hAnsi="Times New Roman" w:cs="Times New Roman"/>
          <w:b/>
          <w:bCs/>
          <w:i/>
          <w:iCs/>
          <w:sz w:val="24"/>
          <w:szCs w:val="24"/>
        </w:rPr>
        <w:t>-</w:t>
      </w:r>
      <w:r w:rsidR="2E13243A" w:rsidRPr="6CFDE0A7">
        <w:rPr>
          <w:rFonts w:ascii="Times New Roman" w:eastAsia="Times New Roman" w:hAnsi="Times New Roman" w:cs="Times New Roman"/>
          <w:b/>
          <w:bCs/>
          <w:i/>
          <w:iCs/>
          <w:sz w:val="24"/>
          <w:szCs w:val="24"/>
        </w:rPr>
        <w:t xml:space="preserve"> Capacity Analysis:</w:t>
      </w:r>
    </w:p>
    <w:p w14:paraId="40AF11D0" w14:textId="35602A49" w:rsidR="004007F6" w:rsidRDefault="49E0D40A" w:rsidP="6CFDE0A7">
      <w:pPr>
        <w:pStyle w:val="ListParagraph"/>
        <w:ind w:left="36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Brief Description of Capacity Analysis</w:t>
      </w:r>
    </w:p>
    <w:p w14:paraId="65A80937" w14:textId="75687395" w:rsidR="656010E9" w:rsidRDefault="656010E9" w:rsidP="6CFDE0A7">
      <w:pPr>
        <w:pStyle w:val="ListParagraph"/>
        <w:ind w:left="36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Capacity analysis can be summarized as the analysis that shows the difference between potential capacity of an organization or business and the actual output</w:t>
      </w:r>
      <w:r w:rsidR="64B478AE" w:rsidRPr="6CFDE0A7">
        <w:rPr>
          <w:rFonts w:ascii="Times New Roman" w:eastAsia="Times New Roman" w:hAnsi="Times New Roman" w:cs="Times New Roman"/>
          <w:sz w:val="24"/>
          <w:szCs w:val="24"/>
        </w:rPr>
        <w:t xml:space="preserve"> (Demand)</w:t>
      </w:r>
      <w:r w:rsidRPr="6CFDE0A7">
        <w:rPr>
          <w:rFonts w:ascii="Times New Roman" w:eastAsia="Times New Roman" w:hAnsi="Times New Roman" w:cs="Times New Roman"/>
          <w:sz w:val="24"/>
          <w:szCs w:val="24"/>
        </w:rPr>
        <w:t xml:space="preserve"> of the organization or business</w:t>
      </w:r>
      <w:r w:rsidR="4CAF32C7" w:rsidRPr="6CFDE0A7">
        <w:rPr>
          <w:rFonts w:ascii="Times New Roman" w:eastAsia="Times New Roman" w:hAnsi="Times New Roman" w:cs="Times New Roman"/>
          <w:sz w:val="24"/>
          <w:szCs w:val="24"/>
        </w:rPr>
        <w:t xml:space="preserve"> </w:t>
      </w:r>
      <w:r w:rsidR="4CAF32C7" w:rsidRPr="6CFDE0A7">
        <w:rPr>
          <w:rFonts w:ascii="Times New Roman" w:eastAsia="Times New Roman" w:hAnsi="Times New Roman" w:cs="Times New Roman"/>
        </w:rPr>
        <w:t>(CCH, 2022)</w:t>
      </w:r>
      <w:r w:rsidRPr="6CFDE0A7">
        <w:rPr>
          <w:rFonts w:ascii="Times New Roman" w:eastAsia="Times New Roman" w:hAnsi="Times New Roman" w:cs="Times New Roman"/>
          <w:sz w:val="24"/>
          <w:szCs w:val="24"/>
        </w:rPr>
        <w:t xml:space="preserve">. </w:t>
      </w:r>
    </w:p>
    <w:p w14:paraId="31AD5A9B" w14:textId="79109925" w:rsidR="09BA3338" w:rsidRDefault="09BA3338" w:rsidP="6CFDE0A7">
      <w:pPr>
        <w:pStyle w:val="ListParagraph"/>
        <w:ind w:left="360"/>
        <w:jc w:val="both"/>
        <w:rPr>
          <w:rFonts w:ascii="Times New Roman" w:eastAsia="Times New Roman" w:hAnsi="Times New Roman" w:cs="Times New Roman"/>
          <w:sz w:val="24"/>
          <w:szCs w:val="24"/>
        </w:rPr>
      </w:pPr>
    </w:p>
    <w:p w14:paraId="7D4FBC3E" w14:textId="621896E1" w:rsidR="004007F6" w:rsidRPr="004007F6" w:rsidRDefault="2B15AAF2" w:rsidP="6CFDE0A7">
      <w:pPr>
        <w:pStyle w:val="ListParagraph"/>
        <w:ind w:left="360"/>
        <w:jc w:val="both"/>
        <w:rPr>
          <w:rFonts w:ascii="Times New Roman" w:eastAsia="Times New Roman" w:hAnsi="Times New Roman" w:cs="Times New Roman"/>
          <w:sz w:val="24"/>
          <w:szCs w:val="24"/>
          <w:u w:val="single"/>
        </w:rPr>
      </w:pPr>
      <w:r w:rsidRPr="6CFDE0A7">
        <w:rPr>
          <w:rFonts w:ascii="Times New Roman" w:eastAsia="Times New Roman" w:hAnsi="Times New Roman" w:cs="Times New Roman"/>
          <w:sz w:val="24"/>
          <w:szCs w:val="24"/>
        </w:rPr>
        <w:t>3.1</w:t>
      </w:r>
      <w:r w:rsidR="004007F6">
        <w:tab/>
      </w:r>
      <w:r w:rsidR="17F1BEA2" w:rsidRPr="6CFDE0A7">
        <w:rPr>
          <w:rFonts w:ascii="Times New Roman" w:eastAsia="Times New Roman" w:hAnsi="Times New Roman" w:cs="Times New Roman"/>
          <w:sz w:val="24"/>
          <w:szCs w:val="24"/>
          <w:u w:val="single"/>
        </w:rPr>
        <w:t xml:space="preserve">List of NMSR Facility </w:t>
      </w:r>
      <w:r w:rsidR="059E2595" w:rsidRPr="6CFDE0A7">
        <w:rPr>
          <w:rFonts w:ascii="Times New Roman" w:eastAsia="Times New Roman" w:hAnsi="Times New Roman" w:cs="Times New Roman"/>
          <w:sz w:val="24"/>
          <w:szCs w:val="24"/>
          <w:u w:val="single"/>
        </w:rPr>
        <w:t xml:space="preserve">and their </w:t>
      </w:r>
      <w:r w:rsidR="21879C0E" w:rsidRPr="6CFDE0A7">
        <w:rPr>
          <w:rFonts w:ascii="Times New Roman" w:eastAsia="Times New Roman" w:hAnsi="Times New Roman" w:cs="Times New Roman"/>
          <w:sz w:val="24"/>
          <w:szCs w:val="24"/>
          <w:u w:val="single"/>
        </w:rPr>
        <w:t>Utilization</w:t>
      </w:r>
    </w:p>
    <w:p w14:paraId="6C51ECCF" w14:textId="4575D7B4" w:rsidR="21879C0E" w:rsidRDefault="21879C0E" w:rsidP="6CFDE0A7">
      <w:pPr>
        <w:ind w:left="36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Table 1.0 below presents the maximum capacity of the NMSR facility, and the annual demand. We calculated the potential annual maximum capacity for each facility, then compared with the actual rental hours based on the dataset from 2018 to 2023. This allow</w:t>
      </w:r>
      <w:r w:rsidR="641E06CF" w:rsidRPr="6CFDE0A7">
        <w:rPr>
          <w:rFonts w:ascii="Times New Roman" w:eastAsia="Times New Roman" w:hAnsi="Times New Roman" w:cs="Times New Roman"/>
          <w:sz w:val="24"/>
          <w:szCs w:val="24"/>
        </w:rPr>
        <w:t>ed</w:t>
      </w:r>
      <w:r w:rsidRPr="6CFDE0A7">
        <w:rPr>
          <w:rFonts w:ascii="Times New Roman" w:eastAsia="Times New Roman" w:hAnsi="Times New Roman" w:cs="Times New Roman"/>
          <w:sz w:val="24"/>
          <w:szCs w:val="24"/>
        </w:rPr>
        <w:t xml:space="preserve"> us to obtain the utilization of each facility. </w:t>
      </w:r>
    </w:p>
    <w:p w14:paraId="57D864AF" w14:textId="015AB81A" w:rsidR="2EC481C5" w:rsidRDefault="2EC481C5" w:rsidP="6CFDE0A7">
      <w:pPr>
        <w:pStyle w:val="ListParagraph"/>
        <w:ind w:left="360"/>
        <w:jc w:val="both"/>
        <w:rPr>
          <w:rFonts w:ascii="Times New Roman" w:eastAsia="Times New Roman" w:hAnsi="Times New Roman" w:cs="Times New Roman"/>
          <w:sz w:val="24"/>
          <w:szCs w:val="24"/>
        </w:rPr>
      </w:pPr>
    </w:p>
    <w:p w14:paraId="7434C04A" w14:textId="6E81E88C" w:rsidR="004007F6" w:rsidRDefault="0A23463A" w:rsidP="6CFDE0A7">
      <w:pPr>
        <w:pStyle w:val="ListParagraph"/>
        <w:ind w:left="36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Table 1.0 - </w:t>
      </w:r>
      <w:r w:rsidR="42054249" w:rsidRPr="6CFDE0A7">
        <w:rPr>
          <w:rFonts w:ascii="Times New Roman" w:eastAsia="Times New Roman" w:hAnsi="Times New Roman" w:cs="Times New Roman"/>
          <w:sz w:val="24"/>
          <w:szCs w:val="24"/>
        </w:rPr>
        <w:t>Capacity vs Demand of NMSR Facility Rental</w:t>
      </w:r>
    </w:p>
    <w:tbl>
      <w:tblPr>
        <w:tblStyle w:val="TableGrid"/>
        <w:tblW w:w="0" w:type="auto"/>
        <w:tblInd w:w="360" w:type="dxa"/>
        <w:tblLayout w:type="fixed"/>
        <w:tblLook w:val="06A0" w:firstRow="1" w:lastRow="0" w:firstColumn="1" w:lastColumn="0" w:noHBand="1" w:noVBand="1"/>
      </w:tblPr>
      <w:tblGrid>
        <w:gridCol w:w="1680"/>
        <w:gridCol w:w="2415"/>
        <w:gridCol w:w="1455"/>
        <w:gridCol w:w="1695"/>
        <w:gridCol w:w="1755"/>
      </w:tblGrid>
      <w:tr w:rsidR="09BA3338" w14:paraId="2BD0921F" w14:textId="77777777" w:rsidTr="6CFDE0A7">
        <w:trPr>
          <w:trHeight w:val="930"/>
        </w:trPr>
        <w:tc>
          <w:tcPr>
            <w:tcW w:w="1680" w:type="dxa"/>
          </w:tcPr>
          <w:p w14:paraId="7B1BBA17" w14:textId="3A11C053" w:rsidR="09BA3338" w:rsidRDefault="33769E65" w:rsidP="6CFDE0A7">
            <w:pPr>
              <w:pStyle w:val="ListParagraph"/>
              <w:ind w:left="0"/>
              <w:jc w:val="both"/>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Facility Rental</w:t>
            </w:r>
          </w:p>
        </w:tc>
        <w:tc>
          <w:tcPr>
            <w:tcW w:w="2415" w:type="dxa"/>
          </w:tcPr>
          <w:p w14:paraId="446990D1" w14:textId="6595C5F1" w:rsidR="43EFB850" w:rsidRDefault="3274DDE4" w:rsidP="6CFDE0A7">
            <w:pPr>
              <w:pStyle w:val="ListParagraph"/>
              <w:ind w:left="0"/>
              <w:jc w:val="both"/>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Total No</w:t>
            </w:r>
          </w:p>
        </w:tc>
        <w:tc>
          <w:tcPr>
            <w:tcW w:w="1455" w:type="dxa"/>
          </w:tcPr>
          <w:p w14:paraId="27EE72CF" w14:textId="7261BF30" w:rsidR="09BA3338" w:rsidRDefault="33769E65" w:rsidP="6CFDE0A7">
            <w:pPr>
              <w:pStyle w:val="ListParagraph"/>
              <w:ind w:left="0"/>
              <w:jc w:val="both"/>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Capacity/ year (hr.)</w:t>
            </w:r>
          </w:p>
        </w:tc>
        <w:tc>
          <w:tcPr>
            <w:tcW w:w="1695" w:type="dxa"/>
          </w:tcPr>
          <w:p w14:paraId="3FA80153" w14:textId="3668AF92" w:rsidR="09BA3338" w:rsidRDefault="33769E65" w:rsidP="6CFDE0A7">
            <w:pPr>
              <w:pStyle w:val="ListParagraph"/>
              <w:ind w:left="0"/>
              <w:jc w:val="both"/>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Avg Yearly Demand (hr.)</w:t>
            </w:r>
          </w:p>
        </w:tc>
        <w:tc>
          <w:tcPr>
            <w:tcW w:w="1755" w:type="dxa"/>
          </w:tcPr>
          <w:p w14:paraId="0B435B28" w14:textId="028500CA" w:rsidR="0C728699" w:rsidRDefault="44A4239D" w:rsidP="6CFDE0A7">
            <w:pPr>
              <w:pStyle w:val="ListParagraph"/>
              <w:ind w:left="0"/>
              <w:jc w:val="both"/>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Utilization (%)</w:t>
            </w:r>
          </w:p>
        </w:tc>
      </w:tr>
      <w:tr w:rsidR="09BA3338" w14:paraId="0302223F" w14:textId="77777777" w:rsidTr="6CFDE0A7">
        <w:trPr>
          <w:trHeight w:val="300"/>
        </w:trPr>
        <w:tc>
          <w:tcPr>
            <w:tcW w:w="1680" w:type="dxa"/>
          </w:tcPr>
          <w:p w14:paraId="6898014A" w14:textId="45D2127F" w:rsidR="09BA3338" w:rsidRDefault="33769E65" w:rsidP="6CFDE0A7">
            <w:pPr>
              <w:pStyle w:val="ListParagraph"/>
              <w:spacing w:line="259" w:lineRule="auto"/>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Banquet Hall</w:t>
            </w:r>
          </w:p>
        </w:tc>
        <w:tc>
          <w:tcPr>
            <w:tcW w:w="2415" w:type="dxa"/>
          </w:tcPr>
          <w:p w14:paraId="2D6079F2" w14:textId="2C4F4A7D" w:rsidR="507D9154" w:rsidRDefault="7F531A8E" w:rsidP="6CFDE0A7">
            <w:pPr>
              <w:pStyle w:val="ListParagraph"/>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1</w:t>
            </w:r>
            <w:r w:rsidR="6BEC0264" w:rsidRPr="6CFDE0A7">
              <w:rPr>
                <w:rFonts w:ascii="Times New Roman" w:eastAsia="Times New Roman" w:hAnsi="Times New Roman" w:cs="Times New Roman"/>
                <w:sz w:val="24"/>
                <w:szCs w:val="24"/>
              </w:rPr>
              <w:t xml:space="preserve"> Banquet Hall</w:t>
            </w:r>
          </w:p>
        </w:tc>
        <w:tc>
          <w:tcPr>
            <w:tcW w:w="1455" w:type="dxa"/>
          </w:tcPr>
          <w:p w14:paraId="3C0081A0" w14:textId="1F0DD00F" w:rsidR="507D9154" w:rsidRDefault="7F531A8E" w:rsidP="6CFDE0A7">
            <w:pPr>
              <w:pStyle w:val="ListParagraph"/>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2,260</w:t>
            </w:r>
          </w:p>
        </w:tc>
        <w:tc>
          <w:tcPr>
            <w:tcW w:w="1695" w:type="dxa"/>
          </w:tcPr>
          <w:p w14:paraId="0569BD29" w14:textId="4BC217C5" w:rsidR="22C2A96F" w:rsidRDefault="41F951A1" w:rsidP="6CFDE0A7">
            <w:pPr>
              <w:pStyle w:val="ListParagraph"/>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962.5</w:t>
            </w:r>
          </w:p>
        </w:tc>
        <w:tc>
          <w:tcPr>
            <w:tcW w:w="1755" w:type="dxa"/>
          </w:tcPr>
          <w:p w14:paraId="47774CFC" w14:textId="5C3665AC" w:rsidR="22C2A96F" w:rsidRDefault="41F951A1" w:rsidP="6CFDE0A7">
            <w:pPr>
              <w:pStyle w:val="ListParagraph"/>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42.</w:t>
            </w:r>
            <w:r w:rsidR="4C4C20A0" w:rsidRPr="6CFDE0A7">
              <w:rPr>
                <w:rFonts w:ascii="Times New Roman" w:eastAsia="Times New Roman" w:hAnsi="Times New Roman" w:cs="Times New Roman"/>
                <w:sz w:val="24"/>
                <w:szCs w:val="24"/>
              </w:rPr>
              <w:t>6</w:t>
            </w:r>
            <w:r w:rsidR="10D36A14" w:rsidRPr="6CFDE0A7">
              <w:rPr>
                <w:rFonts w:ascii="Times New Roman" w:eastAsia="Times New Roman" w:hAnsi="Times New Roman" w:cs="Times New Roman"/>
                <w:sz w:val="24"/>
                <w:szCs w:val="24"/>
              </w:rPr>
              <w:t>%</w:t>
            </w:r>
          </w:p>
        </w:tc>
      </w:tr>
      <w:tr w:rsidR="09BA3338" w14:paraId="05C8025B" w14:textId="77777777" w:rsidTr="6CFDE0A7">
        <w:trPr>
          <w:trHeight w:val="300"/>
        </w:trPr>
        <w:tc>
          <w:tcPr>
            <w:tcW w:w="1680" w:type="dxa"/>
          </w:tcPr>
          <w:p w14:paraId="2EFA82CF" w14:textId="49A5464F" w:rsidR="09BA3338" w:rsidRDefault="33769E65" w:rsidP="6CFDE0A7">
            <w:pPr>
              <w:pStyle w:val="ListParagraph"/>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Activity</w:t>
            </w:r>
            <w:r w:rsidR="011D461B" w:rsidRPr="6CFDE0A7">
              <w:rPr>
                <w:rFonts w:ascii="Times New Roman" w:eastAsia="Times New Roman" w:hAnsi="Times New Roman" w:cs="Times New Roman"/>
                <w:sz w:val="24"/>
                <w:szCs w:val="24"/>
              </w:rPr>
              <w:t xml:space="preserve"> </w:t>
            </w:r>
            <w:r w:rsidRPr="6CFDE0A7">
              <w:rPr>
                <w:rFonts w:ascii="Times New Roman" w:eastAsia="Times New Roman" w:hAnsi="Times New Roman" w:cs="Times New Roman"/>
                <w:sz w:val="24"/>
                <w:szCs w:val="24"/>
              </w:rPr>
              <w:t>Center</w:t>
            </w:r>
          </w:p>
        </w:tc>
        <w:tc>
          <w:tcPr>
            <w:tcW w:w="2415" w:type="dxa"/>
          </w:tcPr>
          <w:p w14:paraId="31A01F9D" w14:textId="238DCACA" w:rsidR="64B635EB" w:rsidRDefault="424E71A2" w:rsidP="6CFDE0A7">
            <w:pPr>
              <w:pStyle w:val="ListParagraph"/>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Turf Field</w:t>
            </w:r>
            <w:r w:rsidR="38923DC9" w:rsidRPr="6CFDE0A7">
              <w:rPr>
                <w:rFonts w:ascii="Times New Roman" w:eastAsia="Times New Roman" w:hAnsi="Times New Roman" w:cs="Times New Roman"/>
                <w:sz w:val="24"/>
                <w:szCs w:val="24"/>
              </w:rPr>
              <w:t>s</w:t>
            </w:r>
            <w:r w:rsidRPr="6CFDE0A7">
              <w:rPr>
                <w:rFonts w:ascii="Times New Roman" w:eastAsia="Times New Roman" w:hAnsi="Times New Roman" w:cs="Times New Roman"/>
                <w:sz w:val="24"/>
                <w:szCs w:val="24"/>
              </w:rPr>
              <w:t xml:space="preserve"> or 4 Batting Cages</w:t>
            </w:r>
          </w:p>
        </w:tc>
        <w:tc>
          <w:tcPr>
            <w:tcW w:w="1455" w:type="dxa"/>
          </w:tcPr>
          <w:p w14:paraId="71AFA9F0" w14:textId="336B5AE1" w:rsidR="64B635EB" w:rsidRDefault="134C057B" w:rsidP="6CFDE0A7">
            <w:pPr>
              <w:pStyle w:val="ListParagraph"/>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1760</w:t>
            </w:r>
          </w:p>
        </w:tc>
        <w:tc>
          <w:tcPr>
            <w:tcW w:w="1695" w:type="dxa"/>
          </w:tcPr>
          <w:p w14:paraId="148200A9" w14:textId="2D426E0A" w:rsidR="511F0936" w:rsidRDefault="49A5B9FE" w:rsidP="6CFDE0A7">
            <w:pPr>
              <w:pStyle w:val="ListParagraph"/>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424.70</w:t>
            </w:r>
          </w:p>
        </w:tc>
        <w:tc>
          <w:tcPr>
            <w:tcW w:w="1755" w:type="dxa"/>
          </w:tcPr>
          <w:p w14:paraId="1A9CE800" w14:textId="0D33D4F2" w:rsidR="3401630B" w:rsidRDefault="616F50BF" w:rsidP="6CFDE0A7">
            <w:pPr>
              <w:pStyle w:val="ListParagraph"/>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24</w:t>
            </w:r>
            <w:r w:rsidR="498BCDA3" w:rsidRPr="6CFDE0A7">
              <w:rPr>
                <w:rFonts w:ascii="Times New Roman" w:eastAsia="Times New Roman" w:hAnsi="Times New Roman" w:cs="Times New Roman"/>
                <w:sz w:val="24"/>
                <w:szCs w:val="24"/>
              </w:rPr>
              <w:t>%</w:t>
            </w:r>
          </w:p>
        </w:tc>
      </w:tr>
      <w:tr w:rsidR="09BA3338" w14:paraId="29FD225F" w14:textId="77777777" w:rsidTr="6CFDE0A7">
        <w:trPr>
          <w:trHeight w:val="300"/>
        </w:trPr>
        <w:tc>
          <w:tcPr>
            <w:tcW w:w="1680" w:type="dxa"/>
          </w:tcPr>
          <w:p w14:paraId="14568DAA" w14:textId="33D9D1BF" w:rsidR="09BA3338" w:rsidRDefault="33769E65" w:rsidP="6CFDE0A7">
            <w:pPr>
              <w:pStyle w:val="ListParagraph"/>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Softball/Baseball Fields</w:t>
            </w:r>
          </w:p>
        </w:tc>
        <w:tc>
          <w:tcPr>
            <w:tcW w:w="2415" w:type="dxa"/>
          </w:tcPr>
          <w:p w14:paraId="7247726C" w14:textId="526C3CE2" w:rsidR="08BC96E8" w:rsidRDefault="29F62A17" w:rsidP="6CFDE0A7">
            <w:pPr>
              <w:pStyle w:val="ListParagraph"/>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5 Fields</w:t>
            </w:r>
          </w:p>
        </w:tc>
        <w:tc>
          <w:tcPr>
            <w:tcW w:w="1455" w:type="dxa"/>
          </w:tcPr>
          <w:p w14:paraId="76B2BEB4" w14:textId="58AEDC9E" w:rsidR="54BDCB4C" w:rsidRDefault="2D8DF143" w:rsidP="6CFDE0A7">
            <w:pPr>
              <w:pStyle w:val="ListParagraph"/>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1937.4</w:t>
            </w:r>
          </w:p>
        </w:tc>
        <w:tc>
          <w:tcPr>
            <w:tcW w:w="1695" w:type="dxa"/>
          </w:tcPr>
          <w:p w14:paraId="77D49287" w14:textId="2FD90AD3" w:rsidR="32F013DB" w:rsidRDefault="3569126A" w:rsidP="6CFDE0A7">
            <w:pPr>
              <w:pStyle w:val="ListParagraph"/>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1495.64</w:t>
            </w:r>
          </w:p>
        </w:tc>
        <w:tc>
          <w:tcPr>
            <w:tcW w:w="1755" w:type="dxa"/>
          </w:tcPr>
          <w:p w14:paraId="3336A600" w14:textId="2446C230" w:rsidR="32F013DB" w:rsidRDefault="3569126A" w:rsidP="6CFDE0A7">
            <w:pPr>
              <w:pStyle w:val="ListParagraph"/>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77</w:t>
            </w:r>
            <w:r w:rsidR="792B4A4C" w:rsidRPr="6CFDE0A7">
              <w:rPr>
                <w:rFonts w:ascii="Times New Roman" w:eastAsia="Times New Roman" w:hAnsi="Times New Roman" w:cs="Times New Roman"/>
                <w:sz w:val="24"/>
                <w:szCs w:val="24"/>
              </w:rPr>
              <w:t>%</w:t>
            </w:r>
          </w:p>
        </w:tc>
      </w:tr>
      <w:tr w:rsidR="09BA3338" w14:paraId="4716DE30" w14:textId="77777777" w:rsidTr="6CFDE0A7">
        <w:trPr>
          <w:trHeight w:val="300"/>
        </w:trPr>
        <w:tc>
          <w:tcPr>
            <w:tcW w:w="1680" w:type="dxa"/>
          </w:tcPr>
          <w:p w14:paraId="1CA91814" w14:textId="67AD05D2" w:rsidR="09BA3338" w:rsidRDefault="33769E65" w:rsidP="6CFDE0A7">
            <w:pPr>
              <w:pStyle w:val="ListParagraph"/>
              <w:spacing w:line="259" w:lineRule="auto"/>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Pavilions </w:t>
            </w:r>
          </w:p>
        </w:tc>
        <w:tc>
          <w:tcPr>
            <w:tcW w:w="2415" w:type="dxa"/>
          </w:tcPr>
          <w:p w14:paraId="6903C9C5" w14:textId="4EEE801B" w:rsidR="76AE4EC2" w:rsidRDefault="51D475FB" w:rsidP="6CFDE0A7">
            <w:pPr>
              <w:pStyle w:val="ListParagraph"/>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2 Pavilions</w:t>
            </w:r>
          </w:p>
        </w:tc>
        <w:tc>
          <w:tcPr>
            <w:tcW w:w="1455" w:type="dxa"/>
          </w:tcPr>
          <w:p w14:paraId="444D0B79" w14:textId="0C1647DC" w:rsidR="5091DDFD" w:rsidRDefault="7556A9AA" w:rsidP="6CFDE0A7">
            <w:pPr>
              <w:pStyle w:val="ListParagraph"/>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8496</w:t>
            </w:r>
          </w:p>
        </w:tc>
        <w:tc>
          <w:tcPr>
            <w:tcW w:w="1695" w:type="dxa"/>
          </w:tcPr>
          <w:p w14:paraId="71679300" w14:textId="659042A8" w:rsidR="048CD956" w:rsidRDefault="02DDE1E0" w:rsidP="6CFDE0A7">
            <w:pPr>
              <w:pStyle w:val="ListParagraph"/>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54</w:t>
            </w:r>
            <w:r w:rsidR="7AFE5636" w:rsidRPr="6CFDE0A7">
              <w:rPr>
                <w:rFonts w:ascii="Times New Roman" w:eastAsia="Times New Roman" w:hAnsi="Times New Roman" w:cs="Times New Roman"/>
                <w:sz w:val="24"/>
                <w:szCs w:val="24"/>
              </w:rPr>
              <w:t>.1</w:t>
            </w:r>
          </w:p>
        </w:tc>
        <w:tc>
          <w:tcPr>
            <w:tcW w:w="1755" w:type="dxa"/>
          </w:tcPr>
          <w:p w14:paraId="2FAD20ED" w14:textId="2327A1E1" w:rsidR="434BB48F" w:rsidRDefault="02DDE1E0" w:rsidP="6CFDE0A7">
            <w:pPr>
              <w:pStyle w:val="ListParagraph"/>
              <w:spacing w:line="259" w:lineRule="auto"/>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0.6</w:t>
            </w:r>
            <w:r w:rsidR="7ABF8C7A" w:rsidRPr="6CFDE0A7">
              <w:rPr>
                <w:rFonts w:ascii="Times New Roman" w:eastAsia="Times New Roman" w:hAnsi="Times New Roman" w:cs="Times New Roman"/>
                <w:sz w:val="24"/>
                <w:szCs w:val="24"/>
              </w:rPr>
              <w:t>4</w:t>
            </w:r>
            <w:r w:rsidRPr="6CFDE0A7">
              <w:rPr>
                <w:rFonts w:ascii="Times New Roman" w:eastAsia="Times New Roman" w:hAnsi="Times New Roman" w:cs="Times New Roman"/>
                <w:sz w:val="24"/>
                <w:szCs w:val="24"/>
              </w:rPr>
              <w:t>%</w:t>
            </w:r>
          </w:p>
        </w:tc>
      </w:tr>
      <w:tr w:rsidR="05B0D6FB" w14:paraId="6BD183C8" w14:textId="77777777" w:rsidTr="6CFDE0A7">
        <w:trPr>
          <w:trHeight w:val="915"/>
        </w:trPr>
        <w:tc>
          <w:tcPr>
            <w:tcW w:w="1680" w:type="dxa"/>
          </w:tcPr>
          <w:p w14:paraId="055FE293" w14:textId="13883B81" w:rsidR="586A1F1C" w:rsidRDefault="49235C64" w:rsidP="6CFDE0A7">
            <w:pPr>
              <w:pStyle w:val="ListParagraph"/>
              <w:spacing w:line="259" w:lineRule="auto"/>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Football/ Soccer Field</w:t>
            </w:r>
          </w:p>
        </w:tc>
        <w:tc>
          <w:tcPr>
            <w:tcW w:w="7320" w:type="dxa"/>
            <w:gridSpan w:val="4"/>
          </w:tcPr>
          <w:p w14:paraId="6F663DEF" w14:textId="2889C5ED" w:rsidR="586A1F1C" w:rsidRDefault="49235C64" w:rsidP="6CFDE0A7">
            <w:pPr>
              <w:jc w:val="both"/>
              <w:rPr>
                <w:rFonts w:ascii="Times New Roman" w:eastAsia="Times New Roman" w:hAnsi="Times New Roman" w:cs="Times New Roman"/>
                <w:i/>
                <w:iCs/>
                <w:sz w:val="24"/>
                <w:szCs w:val="24"/>
                <w:u w:val="single"/>
              </w:rPr>
            </w:pPr>
            <w:r w:rsidRPr="6CFDE0A7">
              <w:rPr>
                <w:rFonts w:ascii="Times New Roman" w:eastAsia="Times New Roman" w:hAnsi="Times New Roman" w:cs="Times New Roman"/>
                <w:sz w:val="24"/>
                <w:szCs w:val="24"/>
              </w:rPr>
              <w:t>Does not get rented out – only used by Jr. Vikings Football/Cheer</w:t>
            </w:r>
          </w:p>
          <w:p w14:paraId="6B4B607C" w14:textId="00DFD3BC" w:rsidR="66AD4016" w:rsidRDefault="64BA312E"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Assumed Capacity = 4,200. Assumed Utilization = 77.71%</w:t>
            </w:r>
          </w:p>
          <w:p w14:paraId="0A929447" w14:textId="5E34D908" w:rsidR="66AD4016" w:rsidRDefault="64BA312E"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See Appendixes 1 and 2 for assumptions made.</w:t>
            </w:r>
          </w:p>
        </w:tc>
      </w:tr>
    </w:tbl>
    <w:p w14:paraId="4F125C50" w14:textId="479AA9D6" w:rsidR="00C445CE" w:rsidRPr="004007F6" w:rsidRDefault="301D40BB" w:rsidP="6CFDE0A7">
      <w:pPr>
        <w:pStyle w:val="ListParagraph"/>
        <w:ind w:left="360"/>
        <w:jc w:val="both"/>
        <w:rPr>
          <w:rFonts w:ascii="Times New Roman" w:eastAsia="Times New Roman" w:hAnsi="Times New Roman" w:cs="Times New Roman"/>
          <w:b/>
          <w:bCs/>
          <w:i/>
          <w:iCs/>
          <w:sz w:val="16"/>
          <w:szCs w:val="16"/>
        </w:rPr>
      </w:pPr>
      <w:r w:rsidRPr="6CFDE0A7">
        <w:rPr>
          <w:rFonts w:ascii="Times New Roman" w:eastAsia="Times New Roman" w:hAnsi="Times New Roman" w:cs="Times New Roman"/>
          <w:b/>
          <w:bCs/>
          <w:i/>
          <w:iCs/>
          <w:sz w:val="16"/>
          <w:szCs w:val="16"/>
        </w:rPr>
        <w:t xml:space="preserve">N/B: </w:t>
      </w:r>
    </w:p>
    <w:p w14:paraId="5B922AD2" w14:textId="122C8948" w:rsidR="00C445CE" w:rsidRPr="004007F6" w:rsidRDefault="301D40BB" w:rsidP="0018764F">
      <w:pPr>
        <w:pStyle w:val="ListParagraph"/>
        <w:numPr>
          <w:ilvl w:val="0"/>
          <w:numId w:val="4"/>
        </w:numPr>
        <w:spacing w:line="240" w:lineRule="auto"/>
        <w:jc w:val="both"/>
        <w:rPr>
          <w:rFonts w:ascii="Times New Roman" w:eastAsia="Times New Roman" w:hAnsi="Times New Roman" w:cs="Times New Roman"/>
          <w:b/>
          <w:bCs/>
          <w:i/>
          <w:iCs/>
          <w:sz w:val="16"/>
          <w:szCs w:val="16"/>
        </w:rPr>
      </w:pPr>
      <w:r w:rsidRPr="6CFDE0A7">
        <w:rPr>
          <w:rFonts w:ascii="Times New Roman" w:eastAsia="Times New Roman" w:hAnsi="Times New Roman" w:cs="Times New Roman"/>
          <w:b/>
          <w:bCs/>
          <w:i/>
          <w:iCs/>
          <w:sz w:val="16"/>
          <w:szCs w:val="16"/>
        </w:rPr>
        <w:t xml:space="preserve">See Appendix </w:t>
      </w:r>
      <w:r w:rsidR="1D965706" w:rsidRPr="6CFDE0A7">
        <w:rPr>
          <w:rFonts w:ascii="Times New Roman" w:eastAsia="Times New Roman" w:hAnsi="Times New Roman" w:cs="Times New Roman"/>
          <w:b/>
          <w:bCs/>
          <w:i/>
          <w:iCs/>
          <w:sz w:val="16"/>
          <w:szCs w:val="16"/>
        </w:rPr>
        <w:t>1</w:t>
      </w:r>
      <w:r w:rsidRPr="6CFDE0A7">
        <w:rPr>
          <w:rFonts w:ascii="Times New Roman" w:eastAsia="Times New Roman" w:hAnsi="Times New Roman" w:cs="Times New Roman"/>
          <w:b/>
          <w:bCs/>
          <w:i/>
          <w:iCs/>
          <w:sz w:val="16"/>
          <w:szCs w:val="16"/>
        </w:rPr>
        <w:t xml:space="preserve"> for calculations of Actual Capacity of the Different Facilities</w:t>
      </w:r>
      <w:r w:rsidR="04C4928B" w:rsidRPr="6CFDE0A7">
        <w:rPr>
          <w:rFonts w:ascii="Times New Roman" w:eastAsia="Times New Roman" w:hAnsi="Times New Roman" w:cs="Times New Roman"/>
          <w:b/>
          <w:bCs/>
          <w:i/>
          <w:iCs/>
          <w:sz w:val="16"/>
          <w:szCs w:val="16"/>
        </w:rPr>
        <w:t xml:space="preserve"> and Appendix </w:t>
      </w:r>
      <w:r w:rsidR="39BC8B47" w:rsidRPr="6CFDE0A7">
        <w:rPr>
          <w:rFonts w:ascii="Times New Roman" w:eastAsia="Times New Roman" w:hAnsi="Times New Roman" w:cs="Times New Roman"/>
          <w:b/>
          <w:bCs/>
          <w:i/>
          <w:iCs/>
          <w:sz w:val="16"/>
          <w:szCs w:val="16"/>
        </w:rPr>
        <w:t>2</w:t>
      </w:r>
      <w:r w:rsidR="04C4928B" w:rsidRPr="6CFDE0A7">
        <w:rPr>
          <w:rFonts w:ascii="Times New Roman" w:eastAsia="Times New Roman" w:hAnsi="Times New Roman" w:cs="Times New Roman"/>
          <w:b/>
          <w:bCs/>
          <w:i/>
          <w:iCs/>
          <w:sz w:val="16"/>
          <w:szCs w:val="16"/>
        </w:rPr>
        <w:t xml:space="preserve"> for calculations for the </w:t>
      </w:r>
      <w:r w:rsidR="1DC3B39D" w:rsidRPr="6CFDE0A7">
        <w:rPr>
          <w:rFonts w:ascii="Times New Roman" w:eastAsia="Times New Roman" w:hAnsi="Times New Roman" w:cs="Times New Roman"/>
          <w:b/>
          <w:bCs/>
          <w:i/>
          <w:iCs/>
          <w:sz w:val="16"/>
          <w:szCs w:val="16"/>
        </w:rPr>
        <w:t>Demand/Output capacity</w:t>
      </w:r>
      <w:r w:rsidR="3AD8B65D" w:rsidRPr="6CFDE0A7">
        <w:rPr>
          <w:rFonts w:ascii="Times New Roman" w:eastAsia="Times New Roman" w:hAnsi="Times New Roman" w:cs="Times New Roman"/>
          <w:b/>
          <w:bCs/>
          <w:i/>
          <w:iCs/>
          <w:sz w:val="16"/>
          <w:szCs w:val="16"/>
        </w:rPr>
        <w:t>.</w:t>
      </w:r>
    </w:p>
    <w:p w14:paraId="3414F157" w14:textId="55C07BEB" w:rsidR="4B7C0DAE" w:rsidRDefault="60E2CA5D" w:rsidP="0018764F">
      <w:pPr>
        <w:pStyle w:val="ListParagraph"/>
        <w:numPr>
          <w:ilvl w:val="0"/>
          <w:numId w:val="4"/>
        </w:numPr>
        <w:spacing w:line="240" w:lineRule="auto"/>
        <w:jc w:val="both"/>
        <w:rPr>
          <w:rFonts w:ascii="Times New Roman" w:eastAsia="Times New Roman" w:hAnsi="Times New Roman" w:cs="Times New Roman"/>
          <w:b/>
          <w:bCs/>
          <w:i/>
          <w:iCs/>
          <w:sz w:val="16"/>
          <w:szCs w:val="16"/>
        </w:rPr>
      </w:pPr>
      <w:r w:rsidRPr="6CFDE0A7">
        <w:rPr>
          <w:rFonts w:ascii="Times New Roman" w:eastAsia="Times New Roman" w:hAnsi="Times New Roman" w:cs="Times New Roman"/>
          <w:b/>
          <w:bCs/>
          <w:i/>
          <w:iCs/>
          <w:sz w:val="16"/>
          <w:szCs w:val="16"/>
        </w:rPr>
        <w:t xml:space="preserve">Activity Center Capacity is the total rental capacity of </w:t>
      </w:r>
      <w:r w:rsidR="10F9B605" w:rsidRPr="6CFDE0A7">
        <w:rPr>
          <w:rFonts w:ascii="Times New Roman" w:eastAsia="Times New Roman" w:hAnsi="Times New Roman" w:cs="Times New Roman"/>
          <w:b/>
          <w:bCs/>
          <w:i/>
          <w:iCs/>
          <w:sz w:val="16"/>
          <w:szCs w:val="16"/>
        </w:rPr>
        <w:t>either</w:t>
      </w:r>
      <w:r w:rsidRPr="6CFDE0A7">
        <w:rPr>
          <w:rFonts w:ascii="Times New Roman" w:eastAsia="Times New Roman" w:hAnsi="Times New Roman" w:cs="Times New Roman"/>
          <w:b/>
          <w:bCs/>
          <w:i/>
          <w:iCs/>
          <w:sz w:val="16"/>
          <w:szCs w:val="16"/>
        </w:rPr>
        <w:t xml:space="preserve"> Turf Field</w:t>
      </w:r>
      <w:r w:rsidR="5A913274" w:rsidRPr="6CFDE0A7">
        <w:rPr>
          <w:rFonts w:ascii="Times New Roman" w:eastAsia="Times New Roman" w:hAnsi="Times New Roman" w:cs="Times New Roman"/>
          <w:b/>
          <w:bCs/>
          <w:i/>
          <w:iCs/>
          <w:sz w:val="16"/>
          <w:szCs w:val="16"/>
        </w:rPr>
        <w:t>s</w:t>
      </w:r>
      <w:r w:rsidR="691068A8" w:rsidRPr="6CFDE0A7">
        <w:rPr>
          <w:rFonts w:ascii="Times New Roman" w:eastAsia="Times New Roman" w:hAnsi="Times New Roman" w:cs="Times New Roman"/>
          <w:b/>
          <w:bCs/>
          <w:i/>
          <w:iCs/>
          <w:sz w:val="16"/>
          <w:szCs w:val="16"/>
        </w:rPr>
        <w:t xml:space="preserve"> or 4 Batting Cages. (Both cannot be rented simultaneously)</w:t>
      </w:r>
    </w:p>
    <w:p w14:paraId="4FC27E0B" w14:textId="5469228C" w:rsidR="00C445CE" w:rsidRPr="004007F6" w:rsidRDefault="00C445CE" w:rsidP="6CFDE0A7">
      <w:pPr>
        <w:pStyle w:val="ListParagraph"/>
        <w:ind w:left="360"/>
        <w:jc w:val="both"/>
        <w:rPr>
          <w:rFonts w:ascii="Times New Roman" w:eastAsia="Times New Roman" w:hAnsi="Times New Roman" w:cs="Times New Roman"/>
          <w:sz w:val="24"/>
          <w:szCs w:val="24"/>
        </w:rPr>
      </w:pPr>
    </w:p>
    <w:p w14:paraId="0E81B8A4" w14:textId="77777777" w:rsidR="00AD7B91" w:rsidRDefault="00AD7B9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7E1A39F" w14:textId="64A3CE7A" w:rsidR="00AD7B91" w:rsidRDefault="657CE0BD" w:rsidP="00AD7B91">
      <w:pPr>
        <w:pStyle w:val="ListParagraph"/>
        <w:ind w:left="0" w:firstLine="36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3.</w:t>
      </w:r>
      <w:r w:rsidR="007D4CD8">
        <w:rPr>
          <w:rFonts w:ascii="Times New Roman" w:eastAsia="Times New Roman" w:hAnsi="Times New Roman" w:cs="Times New Roman"/>
          <w:sz w:val="24"/>
          <w:szCs w:val="24"/>
        </w:rPr>
        <w:t>2</w:t>
      </w:r>
      <w:r w:rsidR="2A037ACA" w:rsidRPr="6CFDE0A7">
        <w:rPr>
          <w:rFonts w:ascii="Times New Roman" w:eastAsia="Times New Roman" w:hAnsi="Times New Roman" w:cs="Times New Roman"/>
          <w:sz w:val="24"/>
          <w:szCs w:val="24"/>
        </w:rPr>
        <w:t xml:space="preserve"> </w:t>
      </w:r>
      <w:r w:rsidR="3DC03D3D" w:rsidRPr="6CFDE0A7">
        <w:rPr>
          <w:rFonts w:ascii="Times New Roman" w:eastAsia="Times New Roman" w:hAnsi="Times New Roman" w:cs="Times New Roman"/>
          <w:sz w:val="24"/>
          <w:szCs w:val="24"/>
          <w:u w:val="single"/>
        </w:rPr>
        <w:t xml:space="preserve">Ideal product (programs offered) Mix based on </w:t>
      </w:r>
      <w:proofErr w:type="gramStart"/>
      <w:r w:rsidR="3DC03D3D" w:rsidRPr="6CFDE0A7">
        <w:rPr>
          <w:rFonts w:ascii="Times New Roman" w:eastAsia="Times New Roman" w:hAnsi="Times New Roman" w:cs="Times New Roman"/>
          <w:sz w:val="24"/>
          <w:szCs w:val="24"/>
          <w:u w:val="single"/>
        </w:rPr>
        <w:t>capacity</w:t>
      </w:r>
      <w:proofErr w:type="gramEnd"/>
    </w:p>
    <w:p w14:paraId="38B1F7DD" w14:textId="4A415834" w:rsidR="1E65C377" w:rsidRDefault="688D283F" w:rsidP="6CFDE0A7">
      <w:pPr>
        <w:pStyle w:val="ListParagraph"/>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Table 2.0</w:t>
      </w:r>
      <w:r w:rsidR="3C4AFDB8" w:rsidRPr="6CFDE0A7">
        <w:rPr>
          <w:rFonts w:ascii="Times New Roman" w:eastAsia="Times New Roman" w:hAnsi="Times New Roman" w:cs="Times New Roman"/>
          <w:sz w:val="24"/>
          <w:szCs w:val="24"/>
        </w:rPr>
        <w:t xml:space="preserve"> - </w:t>
      </w:r>
      <w:r w:rsidR="4ACC3319" w:rsidRPr="6CFDE0A7">
        <w:rPr>
          <w:rFonts w:ascii="Times New Roman" w:eastAsia="Times New Roman" w:hAnsi="Times New Roman" w:cs="Times New Roman"/>
          <w:sz w:val="24"/>
          <w:szCs w:val="24"/>
        </w:rPr>
        <w:t>Product-Capacity Mix</w:t>
      </w:r>
    </w:p>
    <w:tbl>
      <w:tblPr>
        <w:tblStyle w:val="TableGrid"/>
        <w:tblW w:w="9495" w:type="dxa"/>
        <w:tblLayout w:type="fixed"/>
        <w:tblLook w:val="06A0" w:firstRow="1" w:lastRow="0" w:firstColumn="1" w:lastColumn="0" w:noHBand="1" w:noVBand="1"/>
      </w:tblPr>
      <w:tblGrid>
        <w:gridCol w:w="2715"/>
        <w:gridCol w:w="3585"/>
        <w:gridCol w:w="1725"/>
        <w:gridCol w:w="1470"/>
      </w:tblGrid>
      <w:tr w:rsidR="2EC481C5" w14:paraId="7D192ACB" w14:textId="77777777" w:rsidTr="6CFDE0A7">
        <w:trPr>
          <w:trHeight w:val="300"/>
        </w:trPr>
        <w:tc>
          <w:tcPr>
            <w:tcW w:w="2715" w:type="dxa"/>
          </w:tcPr>
          <w:p w14:paraId="26A8BFC2" w14:textId="0E58CF3D" w:rsidR="4B4FD6E8" w:rsidRDefault="4079CD38" w:rsidP="6CFDE0A7">
            <w:pPr>
              <w:pStyle w:val="ListParagraph"/>
              <w:ind w:left="0"/>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Products</w:t>
            </w:r>
          </w:p>
        </w:tc>
        <w:tc>
          <w:tcPr>
            <w:tcW w:w="3585" w:type="dxa"/>
          </w:tcPr>
          <w:p w14:paraId="58FE033D" w14:textId="1CFBE60B" w:rsidR="4B4FD6E8" w:rsidRDefault="602825E3" w:rsidP="6CFDE0A7">
            <w:pPr>
              <w:pStyle w:val="ListParagraph"/>
              <w:ind w:left="0"/>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 xml:space="preserve">Rental </w:t>
            </w:r>
            <w:r w:rsidR="4079CD38" w:rsidRPr="6CFDE0A7">
              <w:rPr>
                <w:rFonts w:ascii="Times New Roman" w:eastAsia="Times New Roman" w:hAnsi="Times New Roman" w:cs="Times New Roman"/>
                <w:b/>
                <w:bCs/>
                <w:sz w:val="24"/>
                <w:szCs w:val="24"/>
              </w:rPr>
              <w:t>Facility</w:t>
            </w:r>
            <w:r w:rsidR="67975D38" w:rsidRPr="6CFDE0A7">
              <w:rPr>
                <w:rFonts w:ascii="Times New Roman" w:eastAsia="Times New Roman" w:hAnsi="Times New Roman" w:cs="Times New Roman"/>
                <w:b/>
                <w:bCs/>
                <w:sz w:val="24"/>
                <w:szCs w:val="24"/>
              </w:rPr>
              <w:t>/s</w:t>
            </w:r>
            <w:r w:rsidR="4079CD38" w:rsidRPr="6CFDE0A7">
              <w:rPr>
                <w:rFonts w:ascii="Times New Roman" w:eastAsia="Times New Roman" w:hAnsi="Times New Roman" w:cs="Times New Roman"/>
                <w:b/>
                <w:bCs/>
                <w:sz w:val="24"/>
                <w:szCs w:val="24"/>
              </w:rPr>
              <w:t xml:space="preserve"> Used</w:t>
            </w:r>
          </w:p>
        </w:tc>
        <w:tc>
          <w:tcPr>
            <w:tcW w:w="1725" w:type="dxa"/>
          </w:tcPr>
          <w:p w14:paraId="588F8301" w14:textId="3E156A5F" w:rsidR="4B4FD6E8" w:rsidRDefault="0736B80F" w:rsidP="6CFDE0A7">
            <w:pPr>
              <w:pStyle w:val="ListParagraph"/>
              <w:ind w:left="0"/>
              <w:jc w:val="both"/>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Av</w:t>
            </w:r>
            <w:r w:rsidR="5E17F981" w:rsidRPr="6CFDE0A7">
              <w:rPr>
                <w:rFonts w:ascii="Times New Roman" w:eastAsia="Times New Roman" w:hAnsi="Times New Roman" w:cs="Times New Roman"/>
                <w:b/>
                <w:bCs/>
                <w:sz w:val="24"/>
                <w:szCs w:val="24"/>
              </w:rPr>
              <w:t>g.</w:t>
            </w:r>
            <w:r w:rsidR="3D8750F7" w:rsidRPr="6CFDE0A7">
              <w:rPr>
                <w:rFonts w:ascii="Times New Roman" w:eastAsia="Times New Roman" w:hAnsi="Times New Roman" w:cs="Times New Roman"/>
                <w:b/>
                <w:bCs/>
                <w:sz w:val="24"/>
                <w:szCs w:val="24"/>
              </w:rPr>
              <w:t xml:space="preserve"> </w:t>
            </w:r>
            <w:r w:rsidR="3A6DCC0C" w:rsidRPr="6CFDE0A7">
              <w:rPr>
                <w:rFonts w:ascii="Times New Roman" w:eastAsia="Times New Roman" w:hAnsi="Times New Roman" w:cs="Times New Roman"/>
                <w:b/>
                <w:bCs/>
                <w:sz w:val="24"/>
                <w:szCs w:val="24"/>
              </w:rPr>
              <w:t xml:space="preserve">Rental </w:t>
            </w:r>
            <w:r w:rsidR="3D8750F7" w:rsidRPr="6CFDE0A7">
              <w:rPr>
                <w:rFonts w:ascii="Times New Roman" w:eastAsia="Times New Roman" w:hAnsi="Times New Roman" w:cs="Times New Roman"/>
                <w:b/>
                <w:bCs/>
                <w:sz w:val="24"/>
                <w:szCs w:val="24"/>
              </w:rPr>
              <w:t>Capacity</w:t>
            </w:r>
            <w:r w:rsidR="4564F753" w:rsidRPr="6CFDE0A7">
              <w:rPr>
                <w:rFonts w:ascii="Times New Roman" w:eastAsia="Times New Roman" w:hAnsi="Times New Roman" w:cs="Times New Roman"/>
                <w:b/>
                <w:bCs/>
                <w:sz w:val="24"/>
                <w:szCs w:val="24"/>
              </w:rPr>
              <w:t>/</w:t>
            </w:r>
            <w:proofErr w:type="spellStart"/>
            <w:r w:rsidR="4564F753" w:rsidRPr="6CFDE0A7">
              <w:rPr>
                <w:rFonts w:ascii="Times New Roman" w:eastAsia="Times New Roman" w:hAnsi="Times New Roman" w:cs="Times New Roman"/>
                <w:b/>
                <w:bCs/>
                <w:sz w:val="24"/>
                <w:szCs w:val="24"/>
              </w:rPr>
              <w:t>yr</w:t>
            </w:r>
            <w:proofErr w:type="spellEnd"/>
            <w:r w:rsidR="0E672145" w:rsidRPr="6CFDE0A7">
              <w:rPr>
                <w:rFonts w:ascii="Times New Roman" w:eastAsia="Times New Roman" w:hAnsi="Times New Roman" w:cs="Times New Roman"/>
                <w:b/>
                <w:bCs/>
                <w:sz w:val="24"/>
                <w:szCs w:val="24"/>
              </w:rPr>
              <w:t xml:space="preserve"> (Day)</w:t>
            </w:r>
          </w:p>
        </w:tc>
        <w:tc>
          <w:tcPr>
            <w:tcW w:w="1470" w:type="dxa"/>
          </w:tcPr>
          <w:p w14:paraId="23EFC05A" w14:textId="78FD7BBC" w:rsidR="04810F96" w:rsidRDefault="3987575A" w:rsidP="6CFDE0A7">
            <w:pPr>
              <w:pStyle w:val="ListParagraph"/>
              <w:ind w:left="0"/>
              <w:jc w:val="both"/>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Avg. Yearly Revenue ($)</w:t>
            </w:r>
          </w:p>
        </w:tc>
      </w:tr>
      <w:tr w:rsidR="2EC481C5" w14:paraId="7880873E" w14:textId="77777777" w:rsidTr="6CFDE0A7">
        <w:trPr>
          <w:trHeight w:val="300"/>
        </w:trPr>
        <w:tc>
          <w:tcPr>
            <w:tcW w:w="2715" w:type="dxa"/>
          </w:tcPr>
          <w:p w14:paraId="0C2B92B9" w14:textId="495B2817" w:rsidR="5C860189" w:rsidRDefault="06A91AB8"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Line Dance</w:t>
            </w:r>
          </w:p>
        </w:tc>
        <w:tc>
          <w:tcPr>
            <w:tcW w:w="3585" w:type="dxa"/>
          </w:tcPr>
          <w:p w14:paraId="59705B1B" w14:textId="25329DB3" w:rsidR="5C860189" w:rsidRDefault="06A91AB8"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Banquet Hall</w:t>
            </w:r>
          </w:p>
        </w:tc>
        <w:tc>
          <w:tcPr>
            <w:tcW w:w="1725" w:type="dxa"/>
          </w:tcPr>
          <w:p w14:paraId="4C027333" w14:textId="451E6C8B" w:rsidR="5C860189" w:rsidRDefault="707713B8"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4</w:t>
            </w:r>
          </w:p>
        </w:tc>
        <w:tc>
          <w:tcPr>
            <w:tcW w:w="1470" w:type="dxa"/>
          </w:tcPr>
          <w:p w14:paraId="2554E5D4" w14:textId="62C58A55" w:rsidR="5BCAEAB8" w:rsidRDefault="5A661775"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23,600</w:t>
            </w:r>
          </w:p>
        </w:tc>
      </w:tr>
      <w:tr w:rsidR="2EC481C5" w14:paraId="1F0D7635" w14:textId="77777777" w:rsidTr="6CFDE0A7">
        <w:trPr>
          <w:trHeight w:val="300"/>
        </w:trPr>
        <w:tc>
          <w:tcPr>
            <w:tcW w:w="2715" w:type="dxa"/>
          </w:tcPr>
          <w:p w14:paraId="6A267CFE" w14:textId="6CEC5BD0" w:rsidR="5C860189" w:rsidRDefault="0B42FE80" w:rsidP="6CFDE0A7">
            <w:pPr>
              <w:tabs>
                <w:tab w:val="left" w:pos="720"/>
              </w:tabs>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Jr. Vikings Flag Football (</w:t>
            </w:r>
            <w:r w:rsidR="2569150B" w:rsidRPr="6CFDE0A7">
              <w:rPr>
                <w:rFonts w:ascii="Times New Roman" w:eastAsia="Times New Roman" w:hAnsi="Times New Roman" w:cs="Times New Roman"/>
                <w:sz w:val="24"/>
                <w:szCs w:val="24"/>
              </w:rPr>
              <w:t>Flag/</w:t>
            </w:r>
            <w:r w:rsidRPr="6CFDE0A7">
              <w:rPr>
                <w:rFonts w:ascii="Times New Roman" w:eastAsia="Times New Roman" w:hAnsi="Times New Roman" w:cs="Times New Roman"/>
                <w:sz w:val="24"/>
                <w:szCs w:val="24"/>
              </w:rPr>
              <w:t xml:space="preserve">Spring &amp; </w:t>
            </w:r>
            <w:r w:rsidR="11E8018E" w:rsidRPr="6CFDE0A7">
              <w:rPr>
                <w:rFonts w:ascii="Times New Roman" w:eastAsia="Times New Roman" w:hAnsi="Times New Roman" w:cs="Times New Roman"/>
                <w:sz w:val="24"/>
                <w:szCs w:val="24"/>
              </w:rPr>
              <w:t>Tackle/</w:t>
            </w:r>
            <w:r w:rsidRPr="6CFDE0A7">
              <w:rPr>
                <w:rFonts w:ascii="Times New Roman" w:eastAsia="Times New Roman" w:hAnsi="Times New Roman" w:cs="Times New Roman"/>
                <w:sz w:val="24"/>
                <w:szCs w:val="24"/>
              </w:rPr>
              <w:t>Fall)</w:t>
            </w:r>
          </w:p>
        </w:tc>
        <w:tc>
          <w:tcPr>
            <w:tcW w:w="3585" w:type="dxa"/>
          </w:tcPr>
          <w:p w14:paraId="585CACCF" w14:textId="5E67AEBE" w:rsidR="4A267A22" w:rsidRDefault="7121DE8D"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Football/Soccer Practice </w:t>
            </w:r>
            <w:r w:rsidR="0C32AB51" w:rsidRPr="6CFDE0A7">
              <w:rPr>
                <w:rFonts w:ascii="Times New Roman" w:eastAsia="Times New Roman" w:hAnsi="Times New Roman" w:cs="Times New Roman"/>
                <w:sz w:val="24"/>
                <w:szCs w:val="24"/>
              </w:rPr>
              <w:t>Fields</w:t>
            </w:r>
          </w:p>
          <w:p w14:paraId="33AE0C2B" w14:textId="6D39CA90" w:rsidR="4A267A22" w:rsidRDefault="61BCC388"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Baseball/softball Fields (1,3,4,&amp;5) - grass area sometimes used when available</w:t>
            </w:r>
          </w:p>
        </w:tc>
        <w:tc>
          <w:tcPr>
            <w:tcW w:w="1725" w:type="dxa"/>
          </w:tcPr>
          <w:p w14:paraId="73B2F454" w14:textId="4AAAC3BF" w:rsidR="4A267A22" w:rsidRDefault="67276FD9"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200</w:t>
            </w:r>
          </w:p>
        </w:tc>
        <w:tc>
          <w:tcPr>
            <w:tcW w:w="1470" w:type="dxa"/>
          </w:tcPr>
          <w:p w14:paraId="160CA2C8" w14:textId="72BED83A" w:rsidR="00019159" w:rsidRDefault="5053B61A"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106,204</w:t>
            </w:r>
          </w:p>
        </w:tc>
      </w:tr>
      <w:tr w:rsidR="2EC481C5" w14:paraId="591D257D" w14:textId="77777777" w:rsidTr="6CFDE0A7">
        <w:trPr>
          <w:trHeight w:val="300"/>
        </w:trPr>
        <w:tc>
          <w:tcPr>
            <w:tcW w:w="2715" w:type="dxa"/>
          </w:tcPr>
          <w:p w14:paraId="3A7454C4" w14:textId="112DB860" w:rsidR="05B0D6FB" w:rsidRDefault="1F988BF2" w:rsidP="6CFDE0A7">
            <w:pPr>
              <w:tabs>
                <w:tab w:val="left" w:pos="720"/>
              </w:tabs>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Jr. Vikings Cheerleading (Fall)</w:t>
            </w:r>
          </w:p>
        </w:tc>
        <w:tc>
          <w:tcPr>
            <w:tcW w:w="3585" w:type="dxa"/>
          </w:tcPr>
          <w:p w14:paraId="6BA4D842" w14:textId="10757DA7" w:rsidR="05B0D6FB" w:rsidRDefault="1F988BF2"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Football/Soccer Practice Fields</w:t>
            </w:r>
          </w:p>
          <w:p w14:paraId="3B5BDE06" w14:textId="4A772C70" w:rsidR="05B0D6FB" w:rsidRDefault="1F988BF2"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Banquet Hall, Activity Center, and Pavilions used on Monday's &amp; </w:t>
            </w:r>
            <w:r w:rsidR="083CC65A" w:rsidRPr="6CFDE0A7">
              <w:rPr>
                <w:rFonts w:ascii="Times New Roman" w:eastAsia="Times New Roman" w:hAnsi="Times New Roman" w:cs="Times New Roman"/>
                <w:sz w:val="24"/>
                <w:szCs w:val="24"/>
              </w:rPr>
              <w:t>Wednesdays</w:t>
            </w:r>
            <w:r w:rsidRPr="6CFDE0A7">
              <w:rPr>
                <w:rFonts w:ascii="Times New Roman" w:eastAsia="Times New Roman" w:hAnsi="Times New Roman" w:cs="Times New Roman"/>
                <w:sz w:val="24"/>
                <w:szCs w:val="24"/>
              </w:rPr>
              <w:t xml:space="preserve"> for practice</w:t>
            </w:r>
          </w:p>
        </w:tc>
        <w:tc>
          <w:tcPr>
            <w:tcW w:w="1725" w:type="dxa"/>
          </w:tcPr>
          <w:p w14:paraId="3F09923D" w14:textId="6AEBD5C2" w:rsidR="05B0D6FB" w:rsidRDefault="1F988BF2"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95</w:t>
            </w:r>
          </w:p>
        </w:tc>
        <w:tc>
          <w:tcPr>
            <w:tcW w:w="1470" w:type="dxa"/>
          </w:tcPr>
          <w:p w14:paraId="0AB43158" w14:textId="23692A09" w:rsidR="05B0D6FB" w:rsidRDefault="1F988BF2"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27,299</w:t>
            </w:r>
          </w:p>
        </w:tc>
      </w:tr>
      <w:tr w:rsidR="09BA3338" w14:paraId="78F33D8A" w14:textId="77777777" w:rsidTr="6CFDE0A7">
        <w:trPr>
          <w:trHeight w:val="300"/>
        </w:trPr>
        <w:tc>
          <w:tcPr>
            <w:tcW w:w="2715" w:type="dxa"/>
          </w:tcPr>
          <w:p w14:paraId="52932A74" w14:textId="1FBC9E70" w:rsidR="05B0D6FB" w:rsidRDefault="1F988BF2" w:rsidP="6CFDE0A7">
            <w:pPr>
              <w:tabs>
                <w:tab w:val="left" w:pos="720"/>
              </w:tabs>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Jr. Vikings Golf (Spring, Summer, &amp; Fall)</w:t>
            </w:r>
          </w:p>
        </w:tc>
        <w:tc>
          <w:tcPr>
            <w:tcW w:w="3585" w:type="dxa"/>
          </w:tcPr>
          <w:p w14:paraId="3F5B5B32" w14:textId="270DB911" w:rsidR="05B0D6FB" w:rsidRDefault="1F988BF2"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Golf doesn't use NMSR facilities (off-site on golf course)</w:t>
            </w:r>
          </w:p>
        </w:tc>
        <w:tc>
          <w:tcPr>
            <w:tcW w:w="1725" w:type="dxa"/>
          </w:tcPr>
          <w:p w14:paraId="682B7605" w14:textId="104D9764" w:rsidR="05B0D6FB" w:rsidRDefault="1F988BF2"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93</w:t>
            </w:r>
          </w:p>
        </w:tc>
        <w:tc>
          <w:tcPr>
            <w:tcW w:w="1470" w:type="dxa"/>
          </w:tcPr>
          <w:p w14:paraId="2BDCF823" w14:textId="699E67BE" w:rsidR="05B0D6FB" w:rsidRDefault="1F988BF2"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11,215</w:t>
            </w:r>
          </w:p>
        </w:tc>
      </w:tr>
      <w:tr w:rsidR="09BA3338" w14:paraId="389B66F6" w14:textId="77777777" w:rsidTr="6CFDE0A7">
        <w:trPr>
          <w:trHeight w:val="300"/>
        </w:trPr>
        <w:tc>
          <w:tcPr>
            <w:tcW w:w="2715" w:type="dxa"/>
          </w:tcPr>
          <w:p w14:paraId="360DA9C5" w14:textId="23CC6B44" w:rsidR="05B0D6FB" w:rsidRDefault="1F988BF2"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Jr. Vikings Dance Team (Fall-Spring)</w:t>
            </w:r>
          </w:p>
        </w:tc>
        <w:tc>
          <w:tcPr>
            <w:tcW w:w="3585" w:type="dxa"/>
          </w:tcPr>
          <w:p w14:paraId="038A1FA0" w14:textId="0D7D1923" w:rsidR="05B0D6FB" w:rsidRDefault="1F988BF2"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Football/Soccer Practice Fields - Games only.</w:t>
            </w:r>
          </w:p>
          <w:p w14:paraId="5D737FF0" w14:textId="372169A9" w:rsidR="05B0D6FB" w:rsidRDefault="1F988BF2"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Occasionally use Banquet Hall or Activity Center for practice</w:t>
            </w:r>
          </w:p>
        </w:tc>
        <w:tc>
          <w:tcPr>
            <w:tcW w:w="1725" w:type="dxa"/>
          </w:tcPr>
          <w:p w14:paraId="0C23C699" w14:textId="11D7F964" w:rsidR="05B0D6FB" w:rsidRDefault="1F988BF2"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96</w:t>
            </w:r>
          </w:p>
        </w:tc>
        <w:tc>
          <w:tcPr>
            <w:tcW w:w="1470" w:type="dxa"/>
          </w:tcPr>
          <w:p w14:paraId="12BADA17" w14:textId="1A13401D" w:rsidR="05B0D6FB" w:rsidRDefault="1F988BF2"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24,582</w:t>
            </w:r>
          </w:p>
        </w:tc>
      </w:tr>
      <w:tr w:rsidR="05B0D6FB" w14:paraId="0334B32F" w14:textId="77777777" w:rsidTr="6CFDE0A7">
        <w:trPr>
          <w:trHeight w:val="300"/>
        </w:trPr>
        <w:tc>
          <w:tcPr>
            <w:tcW w:w="2715" w:type="dxa"/>
          </w:tcPr>
          <w:p w14:paraId="2B468F33" w14:textId="41889872" w:rsidR="05B0D6FB" w:rsidRDefault="1F988BF2"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Adult Kickball League</w:t>
            </w:r>
          </w:p>
        </w:tc>
        <w:tc>
          <w:tcPr>
            <w:tcW w:w="3585" w:type="dxa"/>
          </w:tcPr>
          <w:p w14:paraId="28044A60" w14:textId="3A0E5EEE" w:rsidR="05B0D6FB" w:rsidRDefault="1F988BF2"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Baseball/Softball Fields 1, 2 (</w:t>
            </w:r>
            <w:proofErr w:type="spellStart"/>
            <w:r w:rsidRPr="6CFDE0A7">
              <w:rPr>
                <w:rFonts w:ascii="Times New Roman" w:eastAsia="Times New Roman" w:hAnsi="Times New Roman" w:cs="Times New Roman"/>
                <w:sz w:val="24"/>
                <w:szCs w:val="24"/>
              </w:rPr>
              <w:t>Tball</w:t>
            </w:r>
            <w:proofErr w:type="spellEnd"/>
            <w:r w:rsidRPr="6CFDE0A7">
              <w:rPr>
                <w:rFonts w:ascii="Times New Roman" w:eastAsia="Times New Roman" w:hAnsi="Times New Roman" w:cs="Times New Roman"/>
                <w:sz w:val="24"/>
                <w:szCs w:val="24"/>
              </w:rPr>
              <w:t xml:space="preserve"> field), 3, 4, &amp; 5</w:t>
            </w:r>
          </w:p>
        </w:tc>
        <w:tc>
          <w:tcPr>
            <w:tcW w:w="1725" w:type="dxa"/>
          </w:tcPr>
          <w:p w14:paraId="1BE020E2" w14:textId="50794957" w:rsidR="05B0D6FB" w:rsidRDefault="1F988BF2"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9</w:t>
            </w:r>
          </w:p>
          <w:p w14:paraId="5C09012E" w14:textId="41E958B5" w:rsidR="05B0D6FB" w:rsidRDefault="05B0D6FB" w:rsidP="6CFDE0A7">
            <w:pPr>
              <w:pStyle w:val="ListParagraph"/>
              <w:jc w:val="center"/>
              <w:rPr>
                <w:rFonts w:ascii="Times New Roman" w:eastAsia="Times New Roman" w:hAnsi="Times New Roman" w:cs="Times New Roman"/>
                <w:sz w:val="24"/>
                <w:szCs w:val="24"/>
              </w:rPr>
            </w:pPr>
          </w:p>
        </w:tc>
        <w:tc>
          <w:tcPr>
            <w:tcW w:w="1470" w:type="dxa"/>
          </w:tcPr>
          <w:p w14:paraId="03C449B8" w14:textId="2F54B142" w:rsidR="05B0D6FB" w:rsidRDefault="1F988BF2"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2,000</w:t>
            </w:r>
          </w:p>
        </w:tc>
      </w:tr>
      <w:tr w:rsidR="05B0D6FB" w14:paraId="1ECCBAED" w14:textId="77777777" w:rsidTr="6CFDE0A7">
        <w:trPr>
          <w:trHeight w:val="300"/>
        </w:trPr>
        <w:tc>
          <w:tcPr>
            <w:tcW w:w="2715" w:type="dxa"/>
          </w:tcPr>
          <w:p w14:paraId="612B3E41" w14:textId="5CCF2F11" w:rsidR="05B0D6FB" w:rsidRDefault="1F988BF2"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Adult Cornhole League</w:t>
            </w:r>
          </w:p>
        </w:tc>
        <w:tc>
          <w:tcPr>
            <w:tcW w:w="3585" w:type="dxa"/>
          </w:tcPr>
          <w:p w14:paraId="599FC85E" w14:textId="390E13A3" w:rsidR="05B0D6FB" w:rsidRDefault="1F988BF2" w:rsidP="6CFDE0A7">
            <w:pPr>
              <w:rPr>
                <w:rFonts w:ascii="Times New Roman" w:eastAsia="Times New Roman" w:hAnsi="Times New Roman" w:cs="Times New Roman"/>
                <w:color w:val="000000" w:themeColor="text1"/>
                <w:sz w:val="24"/>
                <w:szCs w:val="24"/>
              </w:rPr>
            </w:pPr>
            <w:r w:rsidRPr="6CFDE0A7">
              <w:rPr>
                <w:rFonts w:ascii="Times New Roman" w:eastAsia="Times New Roman" w:hAnsi="Times New Roman" w:cs="Times New Roman"/>
                <w:sz w:val="24"/>
                <w:szCs w:val="24"/>
              </w:rPr>
              <w:t>Activity Center</w:t>
            </w:r>
          </w:p>
        </w:tc>
        <w:tc>
          <w:tcPr>
            <w:tcW w:w="1725" w:type="dxa"/>
          </w:tcPr>
          <w:p w14:paraId="21385794" w14:textId="1032991B" w:rsidR="05B0D6FB" w:rsidRDefault="1F988BF2"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16</w:t>
            </w:r>
          </w:p>
        </w:tc>
        <w:tc>
          <w:tcPr>
            <w:tcW w:w="1470" w:type="dxa"/>
          </w:tcPr>
          <w:p w14:paraId="48391FE1" w14:textId="62B82AD2" w:rsidR="05B0D6FB" w:rsidRDefault="1F988BF2"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618</w:t>
            </w:r>
          </w:p>
        </w:tc>
      </w:tr>
      <w:tr w:rsidR="05B0D6FB" w14:paraId="10639E31" w14:textId="77777777" w:rsidTr="6CFDE0A7">
        <w:trPr>
          <w:trHeight w:val="300"/>
        </w:trPr>
        <w:tc>
          <w:tcPr>
            <w:tcW w:w="2715" w:type="dxa"/>
          </w:tcPr>
          <w:p w14:paraId="02CF751E" w14:textId="6C9C67AF" w:rsidR="05B0D6FB" w:rsidRDefault="1F988BF2"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(Fund Raiser Rentals)</w:t>
            </w:r>
          </w:p>
        </w:tc>
        <w:tc>
          <w:tcPr>
            <w:tcW w:w="3585" w:type="dxa"/>
          </w:tcPr>
          <w:p w14:paraId="287536FF" w14:textId="09FC36EF" w:rsidR="05B0D6FB" w:rsidRDefault="1F988BF2"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Banquet Hall</w:t>
            </w:r>
          </w:p>
        </w:tc>
        <w:tc>
          <w:tcPr>
            <w:tcW w:w="1725" w:type="dxa"/>
          </w:tcPr>
          <w:p w14:paraId="174F54A2" w14:textId="4AECABC0" w:rsidR="05B0D6FB" w:rsidRDefault="1F988BF2"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18</w:t>
            </w:r>
          </w:p>
        </w:tc>
        <w:tc>
          <w:tcPr>
            <w:tcW w:w="1470" w:type="dxa"/>
          </w:tcPr>
          <w:p w14:paraId="59B59031" w14:textId="319F36F3" w:rsidR="05B0D6FB" w:rsidRDefault="1F988BF2"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6715.89</w:t>
            </w:r>
          </w:p>
        </w:tc>
      </w:tr>
      <w:tr w:rsidR="05B0D6FB" w14:paraId="4E297E6E" w14:textId="77777777" w:rsidTr="6CFDE0A7">
        <w:trPr>
          <w:trHeight w:val="300"/>
        </w:trPr>
        <w:tc>
          <w:tcPr>
            <w:tcW w:w="2715" w:type="dxa"/>
          </w:tcPr>
          <w:p w14:paraId="108E5487" w14:textId="5CF865CC" w:rsidR="05B0D6FB" w:rsidRDefault="1F988BF2" w:rsidP="6CFDE0A7">
            <w:pPr>
              <w:spacing w:line="259" w:lineRule="auto"/>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Viking Elite T Ball/Soft Ball/ Base Ball</w:t>
            </w:r>
          </w:p>
        </w:tc>
        <w:tc>
          <w:tcPr>
            <w:tcW w:w="3585" w:type="dxa"/>
          </w:tcPr>
          <w:p w14:paraId="1A79B18C" w14:textId="3ADDA59E" w:rsidR="05B0D6FB" w:rsidRDefault="1F988BF2"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Baseball/Softball Fields 1,2 (</w:t>
            </w:r>
            <w:proofErr w:type="spellStart"/>
            <w:r w:rsidRPr="6CFDE0A7">
              <w:rPr>
                <w:rFonts w:ascii="Times New Roman" w:eastAsia="Times New Roman" w:hAnsi="Times New Roman" w:cs="Times New Roman"/>
                <w:sz w:val="24"/>
                <w:szCs w:val="24"/>
              </w:rPr>
              <w:t>Tball</w:t>
            </w:r>
            <w:proofErr w:type="spellEnd"/>
            <w:r w:rsidRPr="6CFDE0A7">
              <w:rPr>
                <w:rFonts w:ascii="Times New Roman" w:eastAsia="Times New Roman" w:hAnsi="Times New Roman" w:cs="Times New Roman"/>
                <w:sz w:val="24"/>
                <w:szCs w:val="24"/>
              </w:rPr>
              <w:t xml:space="preserve"> field), 2, 4, &amp; 5</w:t>
            </w:r>
          </w:p>
        </w:tc>
        <w:tc>
          <w:tcPr>
            <w:tcW w:w="1725" w:type="dxa"/>
          </w:tcPr>
          <w:p w14:paraId="0D4B2403" w14:textId="0CE07900" w:rsidR="05B0D6FB" w:rsidRDefault="1F988BF2"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96</w:t>
            </w:r>
          </w:p>
        </w:tc>
        <w:tc>
          <w:tcPr>
            <w:tcW w:w="1470" w:type="dxa"/>
          </w:tcPr>
          <w:p w14:paraId="7B438630" w14:textId="42FD7B6D" w:rsidR="05B0D6FB" w:rsidRDefault="1F988BF2"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23,330</w:t>
            </w:r>
          </w:p>
        </w:tc>
      </w:tr>
      <w:tr w:rsidR="05B0D6FB" w14:paraId="461B5264" w14:textId="77777777" w:rsidTr="6CFDE0A7">
        <w:trPr>
          <w:trHeight w:val="300"/>
        </w:trPr>
        <w:tc>
          <w:tcPr>
            <w:tcW w:w="2715" w:type="dxa"/>
          </w:tcPr>
          <w:p w14:paraId="2468C32E" w14:textId="4B97A745" w:rsidR="05B0D6FB" w:rsidRDefault="1F988BF2"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Festival,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Halloween Event</w:t>
            </w:r>
          </w:p>
          <w:p w14:paraId="705B2D82" w14:textId="1263F9DA" w:rsidR="05B0D6FB" w:rsidRDefault="1F988BF2"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p>
        </w:tc>
        <w:tc>
          <w:tcPr>
            <w:tcW w:w="3585" w:type="dxa"/>
          </w:tcPr>
          <w:p w14:paraId="50A9BEDB" w14:textId="22905AA9" w:rsidR="05B0D6FB" w:rsidRDefault="1F988BF2"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Whole Facility &amp; Grounds </w:t>
            </w:r>
          </w:p>
        </w:tc>
        <w:tc>
          <w:tcPr>
            <w:tcW w:w="1725" w:type="dxa"/>
          </w:tcPr>
          <w:p w14:paraId="235C04D3" w14:textId="310DE0D0" w:rsidR="05B0D6FB" w:rsidRDefault="1F988BF2"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32</w:t>
            </w:r>
          </w:p>
        </w:tc>
        <w:tc>
          <w:tcPr>
            <w:tcW w:w="1470" w:type="dxa"/>
          </w:tcPr>
          <w:p w14:paraId="1E9EFE51" w14:textId="26208672" w:rsidR="05B0D6FB" w:rsidRDefault="1F988BF2"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82,705</w:t>
            </w:r>
          </w:p>
        </w:tc>
      </w:tr>
      <w:tr w:rsidR="05B0D6FB" w14:paraId="3EEE620E" w14:textId="77777777" w:rsidTr="6CFDE0A7">
        <w:trPr>
          <w:trHeight w:val="300"/>
        </w:trPr>
        <w:tc>
          <w:tcPr>
            <w:tcW w:w="2715" w:type="dxa"/>
          </w:tcPr>
          <w:p w14:paraId="3945B11B" w14:textId="26827AF7" w:rsidR="05B0D6FB" w:rsidRDefault="1F988BF2"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Baseball/Softball/T Ball Tournaments</w:t>
            </w:r>
          </w:p>
        </w:tc>
        <w:tc>
          <w:tcPr>
            <w:tcW w:w="3585" w:type="dxa"/>
          </w:tcPr>
          <w:p w14:paraId="07A4C7DB" w14:textId="1AC856BB" w:rsidR="05B0D6FB" w:rsidRDefault="1F988BF2"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Baseball/Softball Fields 1, 3, 4, &amp; 5</w:t>
            </w:r>
          </w:p>
        </w:tc>
        <w:tc>
          <w:tcPr>
            <w:tcW w:w="1725" w:type="dxa"/>
          </w:tcPr>
          <w:p w14:paraId="0C22C6AA" w14:textId="6684CA92" w:rsidR="5F0CE7CF" w:rsidRDefault="6359927D"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12</w:t>
            </w:r>
            <w:r w:rsidR="0775BB45" w:rsidRPr="6CFDE0A7">
              <w:rPr>
                <w:rFonts w:ascii="Times New Roman" w:eastAsia="Times New Roman" w:hAnsi="Times New Roman" w:cs="Times New Roman"/>
                <w:sz w:val="24"/>
                <w:szCs w:val="24"/>
              </w:rPr>
              <w:t>6</w:t>
            </w:r>
          </w:p>
        </w:tc>
        <w:tc>
          <w:tcPr>
            <w:tcW w:w="1470" w:type="dxa"/>
          </w:tcPr>
          <w:p w14:paraId="63AF0AEE" w14:textId="6B333FF1" w:rsidR="05B0D6FB" w:rsidRDefault="1F988BF2"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5065</w:t>
            </w:r>
          </w:p>
        </w:tc>
      </w:tr>
      <w:tr w:rsidR="05B0D6FB" w14:paraId="4903A135" w14:textId="77777777" w:rsidTr="6CFDE0A7">
        <w:trPr>
          <w:trHeight w:val="300"/>
        </w:trPr>
        <w:tc>
          <w:tcPr>
            <w:tcW w:w="2715" w:type="dxa"/>
          </w:tcPr>
          <w:p w14:paraId="77D036E8" w14:textId="7092AF14" w:rsidR="05B0D6FB" w:rsidRDefault="1F988BF2"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Parties – Wedding, Receptions, Reunions, Baby Showers</w:t>
            </w:r>
          </w:p>
        </w:tc>
        <w:tc>
          <w:tcPr>
            <w:tcW w:w="3585" w:type="dxa"/>
          </w:tcPr>
          <w:p w14:paraId="2D7DEBCC" w14:textId="0EF0AACD" w:rsidR="05B0D6FB" w:rsidRDefault="1F988BF2"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Banquet Hall</w:t>
            </w:r>
          </w:p>
        </w:tc>
        <w:tc>
          <w:tcPr>
            <w:tcW w:w="1725" w:type="dxa"/>
          </w:tcPr>
          <w:p w14:paraId="3640FAFA" w14:textId="4B57B395" w:rsidR="05B0D6FB" w:rsidRDefault="7C8C45E3"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723.5</w:t>
            </w:r>
          </w:p>
          <w:p w14:paraId="4FD63F45" w14:textId="3DFF3BB9" w:rsidR="05B0D6FB" w:rsidRDefault="62454EE0" w:rsidP="6CFDE0A7">
            <w:pPr>
              <w:pStyle w:val="ListParagraph"/>
              <w:ind w:left="0"/>
              <w:jc w:val="center"/>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Filled from Calculations in Table 4.0</w:t>
            </w:r>
          </w:p>
        </w:tc>
        <w:tc>
          <w:tcPr>
            <w:tcW w:w="1470" w:type="dxa"/>
          </w:tcPr>
          <w:p w14:paraId="4C6EEBBC" w14:textId="4706D223" w:rsidR="05B0D6FB" w:rsidRDefault="7C8C45E3"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i/>
                <w:iCs/>
                <w:sz w:val="24"/>
                <w:szCs w:val="24"/>
              </w:rPr>
              <w:t>Could not match the figures in the financial</w:t>
            </w:r>
            <w:r w:rsidR="71BA782B" w:rsidRPr="6CFDE0A7">
              <w:rPr>
                <w:rFonts w:ascii="Times New Roman" w:eastAsia="Times New Roman" w:hAnsi="Times New Roman" w:cs="Times New Roman"/>
                <w:i/>
                <w:iCs/>
                <w:sz w:val="24"/>
                <w:szCs w:val="24"/>
              </w:rPr>
              <w:t>.</w:t>
            </w:r>
            <w:r w:rsidRPr="6CFDE0A7">
              <w:rPr>
                <w:rFonts w:ascii="Times New Roman" w:eastAsia="Times New Roman" w:hAnsi="Times New Roman" w:cs="Times New Roman"/>
                <w:i/>
                <w:iCs/>
                <w:sz w:val="24"/>
                <w:szCs w:val="24"/>
              </w:rPr>
              <w:t xml:space="preserve"> statement</w:t>
            </w:r>
          </w:p>
        </w:tc>
      </w:tr>
      <w:tr w:rsidR="05B0D6FB" w14:paraId="71520CE1" w14:textId="77777777" w:rsidTr="6CFDE0A7">
        <w:trPr>
          <w:trHeight w:val="300"/>
        </w:trPr>
        <w:tc>
          <w:tcPr>
            <w:tcW w:w="2715" w:type="dxa"/>
          </w:tcPr>
          <w:p w14:paraId="5C6E4AA7" w14:textId="26F8B470" w:rsidR="05B0D6FB" w:rsidRDefault="1F988BF2"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Sand Volleyball</w:t>
            </w:r>
          </w:p>
        </w:tc>
        <w:tc>
          <w:tcPr>
            <w:tcW w:w="3585" w:type="dxa"/>
          </w:tcPr>
          <w:p w14:paraId="4D1B840E" w14:textId="34F630CE" w:rsidR="05B0D6FB" w:rsidRDefault="1F988BF2"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Court not built yet  </w:t>
            </w:r>
          </w:p>
        </w:tc>
        <w:tc>
          <w:tcPr>
            <w:tcW w:w="1725" w:type="dxa"/>
          </w:tcPr>
          <w:p w14:paraId="6FB6693D" w14:textId="44EE4C6C" w:rsidR="05B0D6FB" w:rsidRDefault="1F988BF2"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N/A</w:t>
            </w:r>
          </w:p>
        </w:tc>
        <w:tc>
          <w:tcPr>
            <w:tcW w:w="1470" w:type="dxa"/>
          </w:tcPr>
          <w:p w14:paraId="0410E201" w14:textId="5F819CA0" w:rsidR="05B0D6FB" w:rsidRDefault="592E9D94"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N/</w:t>
            </w:r>
            <w:r w:rsidR="1ED70B0C" w:rsidRPr="6CFDE0A7">
              <w:rPr>
                <w:rFonts w:ascii="Times New Roman" w:eastAsia="Times New Roman" w:hAnsi="Times New Roman" w:cs="Times New Roman"/>
                <w:sz w:val="24"/>
                <w:szCs w:val="24"/>
              </w:rPr>
              <w:t>A</w:t>
            </w:r>
          </w:p>
        </w:tc>
      </w:tr>
      <w:tr w:rsidR="05B0D6FB" w14:paraId="223C2147" w14:textId="77777777" w:rsidTr="6CFDE0A7">
        <w:trPr>
          <w:trHeight w:val="630"/>
        </w:trPr>
        <w:tc>
          <w:tcPr>
            <w:tcW w:w="2715" w:type="dxa"/>
          </w:tcPr>
          <w:p w14:paraId="4F99376F" w14:textId="2AAA1566" w:rsidR="05B0D6FB" w:rsidRDefault="592E9D94"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Pickle Ball – currently designing program</w:t>
            </w:r>
          </w:p>
        </w:tc>
        <w:tc>
          <w:tcPr>
            <w:tcW w:w="3585" w:type="dxa"/>
          </w:tcPr>
          <w:p w14:paraId="38FE9860" w14:textId="4A3B80D6" w:rsidR="05B0D6FB" w:rsidRDefault="592E9D94" w:rsidP="6CFDE0A7">
            <w:pPr>
              <w:pStyle w:val="ListParagraph"/>
              <w:spacing w:line="259" w:lineRule="auto"/>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Banquet Hall &amp; Pavilions (and basketball court)</w:t>
            </w:r>
          </w:p>
        </w:tc>
        <w:tc>
          <w:tcPr>
            <w:tcW w:w="1725" w:type="dxa"/>
          </w:tcPr>
          <w:p w14:paraId="1ACA41DF" w14:textId="44EE4C6C" w:rsidR="05B0D6FB" w:rsidRDefault="1F988BF2"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N/A</w:t>
            </w:r>
          </w:p>
        </w:tc>
        <w:tc>
          <w:tcPr>
            <w:tcW w:w="1470" w:type="dxa"/>
          </w:tcPr>
          <w:p w14:paraId="4AD4A6C6" w14:textId="31A66618" w:rsidR="05B0D6FB" w:rsidRDefault="5F367228" w:rsidP="6CFDE0A7">
            <w:pPr>
              <w:pStyle w:val="ListParagraph"/>
              <w:ind w:left="0"/>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r w:rsidR="579AD4B2" w:rsidRPr="6CFDE0A7">
              <w:rPr>
                <w:rFonts w:ascii="Times New Roman" w:eastAsia="Times New Roman" w:hAnsi="Times New Roman" w:cs="Times New Roman"/>
                <w:sz w:val="24"/>
                <w:szCs w:val="24"/>
              </w:rPr>
              <w:t>N/A</w:t>
            </w:r>
          </w:p>
        </w:tc>
      </w:tr>
    </w:tbl>
    <w:p w14:paraId="7A363D50" w14:textId="68067096" w:rsidR="6056343A" w:rsidRDefault="7ED76D40" w:rsidP="6CFDE0A7">
      <w:pPr>
        <w:pStyle w:val="ListParagraph"/>
        <w:ind w:left="0"/>
        <w:jc w:val="both"/>
        <w:rPr>
          <w:rFonts w:ascii="Times New Roman" w:eastAsia="Times New Roman" w:hAnsi="Times New Roman" w:cs="Times New Roman"/>
          <w:b/>
          <w:bCs/>
          <w:i/>
          <w:iCs/>
          <w:sz w:val="16"/>
          <w:szCs w:val="16"/>
        </w:rPr>
      </w:pPr>
      <w:r w:rsidRPr="6CFDE0A7">
        <w:rPr>
          <w:rFonts w:ascii="Times New Roman" w:eastAsia="Times New Roman" w:hAnsi="Times New Roman" w:cs="Times New Roman"/>
          <w:b/>
          <w:bCs/>
          <w:i/>
          <w:iCs/>
          <w:sz w:val="16"/>
          <w:szCs w:val="16"/>
        </w:rPr>
        <w:t xml:space="preserve">N/B: </w:t>
      </w:r>
    </w:p>
    <w:p w14:paraId="19DC514A" w14:textId="00AFBA66" w:rsidR="6056343A" w:rsidRDefault="7ED76D40" w:rsidP="6CFDE0A7">
      <w:pPr>
        <w:pStyle w:val="ListParagraph"/>
        <w:ind w:left="0"/>
        <w:jc w:val="both"/>
        <w:rPr>
          <w:rFonts w:ascii="Times New Roman" w:eastAsia="Times New Roman" w:hAnsi="Times New Roman" w:cs="Times New Roman"/>
          <w:b/>
          <w:bCs/>
          <w:i/>
          <w:iCs/>
          <w:sz w:val="16"/>
          <w:szCs w:val="16"/>
        </w:rPr>
      </w:pPr>
      <w:r w:rsidRPr="6CFDE0A7">
        <w:rPr>
          <w:rFonts w:ascii="Times New Roman" w:eastAsia="Times New Roman" w:hAnsi="Times New Roman" w:cs="Times New Roman"/>
          <w:b/>
          <w:bCs/>
          <w:i/>
          <w:iCs/>
          <w:sz w:val="16"/>
          <w:szCs w:val="16"/>
        </w:rPr>
        <w:t>I.</w:t>
      </w:r>
      <w:r w:rsidR="67A6221A" w:rsidRPr="6CFDE0A7">
        <w:rPr>
          <w:rFonts w:ascii="Times New Roman" w:eastAsia="Times New Roman" w:hAnsi="Times New Roman" w:cs="Times New Roman"/>
          <w:b/>
          <w:bCs/>
          <w:i/>
          <w:iCs/>
          <w:sz w:val="16"/>
          <w:szCs w:val="16"/>
        </w:rPr>
        <w:t xml:space="preserve"> </w:t>
      </w:r>
      <w:r w:rsidR="63FCF1B1" w:rsidRPr="6CFDE0A7">
        <w:rPr>
          <w:rFonts w:ascii="Times New Roman" w:eastAsia="Times New Roman" w:hAnsi="Times New Roman" w:cs="Times New Roman"/>
          <w:b/>
          <w:bCs/>
          <w:i/>
          <w:iCs/>
          <w:sz w:val="16"/>
          <w:szCs w:val="16"/>
        </w:rPr>
        <w:t xml:space="preserve"> </w:t>
      </w:r>
      <w:r w:rsidR="31525F6B" w:rsidRPr="6CFDE0A7">
        <w:rPr>
          <w:rFonts w:ascii="Times New Roman" w:eastAsia="Times New Roman" w:hAnsi="Times New Roman" w:cs="Times New Roman"/>
          <w:b/>
          <w:bCs/>
          <w:i/>
          <w:iCs/>
          <w:sz w:val="16"/>
          <w:szCs w:val="16"/>
        </w:rPr>
        <w:t>The different facilit</w:t>
      </w:r>
      <w:r w:rsidR="68C2EFA0" w:rsidRPr="6CFDE0A7">
        <w:rPr>
          <w:rFonts w:ascii="Times New Roman" w:eastAsia="Times New Roman" w:hAnsi="Times New Roman" w:cs="Times New Roman"/>
          <w:b/>
          <w:bCs/>
          <w:i/>
          <w:iCs/>
          <w:sz w:val="16"/>
          <w:szCs w:val="16"/>
        </w:rPr>
        <w:t>y’s</w:t>
      </w:r>
      <w:r w:rsidR="31525F6B" w:rsidRPr="6CFDE0A7">
        <w:rPr>
          <w:rFonts w:ascii="Times New Roman" w:eastAsia="Times New Roman" w:hAnsi="Times New Roman" w:cs="Times New Roman"/>
          <w:b/>
          <w:bCs/>
          <w:i/>
          <w:iCs/>
          <w:sz w:val="16"/>
          <w:szCs w:val="16"/>
        </w:rPr>
        <w:t xml:space="preserve"> </w:t>
      </w:r>
      <w:r w:rsidR="50759ABA" w:rsidRPr="6CFDE0A7">
        <w:rPr>
          <w:rFonts w:ascii="Times New Roman" w:eastAsia="Times New Roman" w:hAnsi="Times New Roman" w:cs="Times New Roman"/>
          <w:b/>
          <w:bCs/>
          <w:i/>
          <w:iCs/>
          <w:sz w:val="16"/>
          <w:szCs w:val="16"/>
        </w:rPr>
        <w:t>Average Capacity/Per year</w:t>
      </w:r>
      <w:r w:rsidR="4F64F7A2" w:rsidRPr="6CFDE0A7">
        <w:rPr>
          <w:rFonts w:ascii="Times New Roman" w:eastAsia="Times New Roman" w:hAnsi="Times New Roman" w:cs="Times New Roman"/>
          <w:b/>
          <w:bCs/>
          <w:i/>
          <w:iCs/>
          <w:sz w:val="16"/>
          <w:szCs w:val="16"/>
        </w:rPr>
        <w:t xml:space="preserve"> rented out for each of the programs </w:t>
      </w:r>
      <w:r w:rsidR="50759ABA" w:rsidRPr="6CFDE0A7">
        <w:rPr>
          <w:rFonts w:ascii="Times New Roman" w:eastAsia="Times New Roman" w:hAnsi="Times New Roman" w:cs="Times New Roman"/>
          <w:b/>
          <w:bCs/>
          <w:i/>
          <w:iCs/>
          <w:sz w:val="16"/>
          <w:szCs w:val="16"/>
        </w:rPr>
        <w:t xml:space="preserve">is in hours </w:t>
      </w:r>
      <w:r w:rsidR="447D889A" w:rsidRPr="6CFDE0A7">
        <w:rPr>
          <w:rFonts w:ascii="Times New Roman" w:eastAsia="Times New Roman" w:hAnsi="Times New Roman" w:cs="Times New Roman"/>
          <w:b/>
          <w:bCs/>
          <w:i/>
          <w:iCs/>
          <w:sz w:val="16"/>
          <w:szCs w:val="16"/>
        </w:rPr>
        <w:t xml:space="preserve">and </w:t>
      </w:r>
      <w:r w:rsidR="4FEC31AC" w:rsidRPr="6CFDE0A7">
        <w:rPr>
          <w:rFonts w:ascii="Times New Roman" w:eastAsia="Times New Roman" w:hAnsi="Times New Roman" w:cs="Times New Roman"/>
          <w:b/>
          <w:bCs/>
          <w:i/>
          <w:iCs/>
          <w:sz w:val="16"/>
          <w:szCs w:val="16"/>
        </w:rPr>
        <w:t>was</w:t>
      </w:r>
      <w:r w:rsidR="50759ABA" w:rsidRPr="6CFDE0A7">
        <w:rPr>
          <w:rFonts w:ascii="Times New Roman" w:eastAsia="Times New Roman" w:hAnsi="Times New Roman" w:cs="Times New Roman"/>
          <w:b/>
          <w:bCs/>
          <w:i/>
          <w:iCs/>
          <w:sz w:val="16"/>
          <w:szCs w:val="16"/>
        </w:rPr>
        <w:t xml:space="preserve"> gotten from NMSR</w:t>
      </w:r>
      <w:r w:rsidR="5F690F9F" w:rsidRPr="6CFDE0A7">
        <w:rPr>
          <w:rFonts w:ascii="Times New Roman" w:eastAsia="Times New Roman" w:hAnsi="Times New Roman" w:cs="Times New Roman"/>
          <w:b/>
          <w:bCs/>
          <w:i/>
          <w:iCs/>
          <w:sz w:val="16"/>
          <w:szCs w:val="16"/>
        </w:rPr>
        <w:t xml:space="preserve">’s Spread Sheet </w:t>
      </w:r>
      <w:r w:rsidR="37966C6D" w:rsidRPr="6CFDE0A7">
        <w:rPr>
          <w:rFonts w:ascii="Times New Roman" w:eastAsia="Times New Roman" w:hAnsi="Times New Roman" w:cs="Times New Roman"/>
          <w:b/>
          <w:bCs/>
          <w:i/>
          <w:iCs/>
          <w:sz w:val="16"/>
          <w:szCs w:val="16"/>
        </w:rPr>
        <w:t>“</w:t>
      </w:r>
      <w:r w:rsidR="5F690F9F" w:rsidRPr="6CFDE0A7">
        <w:rPr>
          <w:rFonts w:ascii="Times New Roman" w:eastAsia="Times New Roman" w:hAnsi="Times New Roman" w:cs="Times New Roman"/>
          <w:b/>
          <w:bCs/>
          <w:i/>
          <w:iCs/>
          <w:sz w:val="16"/>
          <w:szCs w:val="16"/>
        </w:rPr>
        <w:t>Reservation</w:t>
      </w:r>
      <w:r w:rsidR="127D70F9" w:rsidRPr="6CFDE0A7">
        <w:rPr>
          <w:rFonts w:ascii="Times New Roman" w:eastAsia="Times New Roman" w:hAnsi="Times New Roman" w:cs="Times New Roman"/>
          <w:b/>
          <w:bCs/>
          <w:i/>
          <w:iCs/>
          <w:sz w:val="16"/>
          <w:szCs w:val="16"/>
        </w:rPr>
        <w:t>s by program 20</w:t>
      </w:r>
      <w:r w:rsidR="37C96F03" w:rsidRPr="6CFDE0A7">
        <w:rPr>
          <w:rFonts w:ascii="Times New Roman" w:eastAsia="Times New Roman" w:hAnsi="Times New Roman" w:cs="Times New Roman"/>
          <w:b/>
          <w:bCs/>
          <w:i/>
          <w:iCs/>
          <w:sz w:val="16"/>
          <w:szCs w:val="16"/>
        </w:rPr>
        <w:t>1</w:t>
      </w:r>
      <w:r w:rsidR="127D70F9" w:rsidRPr="6CFDE0A7">
        <w:rPr>
          <w:rFonts w:ascii="Times New Roman" w:eastAsia="Times New Roman" w:hAnsi="Times New Roman" w:cs="Times New Roman"/>
          <w:b/>
          <w:bCs/>
          <w:i/>
          <w:iCs/>
          <w:sz w:val="16"/>
          <w:szCs w:val="16"/>
        </w:rPr>
        <w:t>8 – current"</w:t>
      </w:r>
      <w:r w:rsidR="7E57294A" w:rsidRPr="6CFDE0A7">
        <w:rPr>
          <w:rFonts w:ascii="Times New Roman" w:eastAsia="Times New Roman" w:hAnsi="Times New Roman" w:cs="Times New Roman"/>
          <w:b/>
          <w:bCs/>
          <w:i/>
          <w:iCs/>
          <w:sz w:val="16"/>
          <w:szCs w:val="16"/>
        </w:rPr>
        <w:t xml:space="preserve">. We calculated the total number of days the facility was rented out for each of the </w:t>
      </w:r>
      <w:r w:rsidR="244063F6" w:rsidRPr="6CFDE0A7">
        <w:rPr>
          <w:rFonts w:ascii="Times New Roman" w:eastAsia="Times New Roman" w:hAnsi="Times New Roman" w:cs="Times New Roman"/>
          <w:b/>
          <w:bCs/>
          <w:i/>
          <w:iCs/>
          <w:sz w:val="16"/>
          <w:szCs w:val="16"/>
        </w:rPr>
        <w:t>programs</w:t>
      </w:r>
      <w:r w:rsidR="7E57294A" w:rsidRPr="6CFDE0A7">
        <w:rPr>
          <w:rFonts w:ascii="Times New Roman" w:eastAsia="Times New Roman" w:hAnsi="Times New Roman" w:cs="Times New Roman"/>
          <w:b/>
          <w:bCs/>
          <w:i/>
          <w:iCs/>
          <w:sz w:val="16"/>
          <w:szCs w:val="16"/>
        </w:rPr>
        <w:t xml:space="preserve"> and divided it by the total number of years</w:t>
      </w:r>
      <w:r w:rsidR="4FF51AD7" w:rsidRPr="6CFDE0A7">
        <w:rPr>
          <w:rFonts w:ascii="Times New Roman" w:eastAsia="Times New Roman" w:hAnsi="Times New Roman" w:cs="Times New Roman"/>
          <w:b/>
          <w:bCs/>
          <w:i/>
          <w:iCs/>
          <w:sz w:val="16"/>
          <w:szCs w:val="16"/>
        </w:rPr>
        <w:t xml:space="preserve"> it was rented out</w:t>
      </w:r>
      <w:r w:rsidR="7E57294A" w:rsidRPr="6CFDE0A7">
        <w:rPr>
          <w:rFonts w:ascii="Times New Roman" w:eastAsia="Times New Roman" w:hAnsi="Times New Roman" w:cs="Times New Roman"/>
          <w:b/>
          <w:bCs/>
          <w:i/>
          <w:iCs/>
          <w:sz w:val="16"/>
          <w:szCs w:val="16"/>
        </w:rPr>
        <w:t>.</w:t>
      </w:r>
    </w:p>
    <w:p w14:paraId="3CED55B4" w14:textId="17982114" w:rsidR="11585B87" w:rsidRDefault="59BBA21D" w:rsidP="6CFDE0A7">
      <w:pPr>
        <w:pStyle w:val="ListParagraph"/>
        <w:ind w:left="0"/>
        <w:jc w:val="both"/>
        <w:rPr>
          <w:rFonts w:ascii="Times New Roman" w:eastAsia="Times New Roman" w:hAnsi="Times New Roman" w:cs="Times New Roman"/>
          <w:b/>
          <w:bCs/>
          <w:i/>
          <w:iCs/>
          <w:sz w:val="16"/>
          <w:szCs w:val="16"/>
        </w:rPr>
      </w:pPr>
      <w:r w:rsidRPr="6CFDE0A7">
        <w:rPr>
          <w:rFonts w:ascii="Times New Roman" w:eastAsia="Times New Roman" w:hAnsi="Times New Roman" w:cs="Times New Roman"/>
          <w:b/>
          <w:bCs/>
          <w:i/>
          <w:iCs/>
          <w:sz w:val="16"/>
          <w:szCs w:val="16"/>
        </w:rPr>
        <w:t>2.</w:t>
      </w:r>
      <w:r w:rsidR="7C071CC2" w:rsidRPr="6CFDE0A7">
        <w:rPr>
          <w:rFonts w:ascii="Times New Roman" w:eastAsia="Times New Roman" w:hAnsi="Times New Roman" w:cs="Times New Roman"/>
          <w:b/>
          <w:bCs/>
          <w:i/>
          <w:iCs/>
          <w:sz w:val="16"/>
          <w:szCs w:val="16"/>
        </w:rPr>
        <w:t xml:space="preserve"> </w:t>
      </w:r>
      <w:r w:rsidR="3D78AE89" w:rsidRPr="6CFDE0A7">
        <w:rPr>
          <w:rFonts w:ascii="Times New Roman" w:eastAsia="Times New Roman" w:hAnsi="Times New Roman" w:cs="Times New Roman"/>
          <w:b/>
          <w:bCs/>
          <w:i/>
          <w:iCs/>
          <w:sz w:val="16"/>
          <w:szCs w:val="16"/>
        </w:rPr>
        <w:t xml:space="preserve"> </w:t>
      </w:r>
      <w:r w:rsidRPr="6CFDE0A7">
        <w:rPr>
          <w:rFonts w:ascii="Times New Roman" w:eastAsia="Times New Roman" w:hAnsi="Times New Roman" w:cs="Times New Roman"/>
          <w:b/>
          <w:bCs/>
          <w:i/>
          <w:iCs/>
          <w:sz w:val="16"/>
          <w:szCs w:val="16"/>
        </w:rPr>
        <w:t>The</w:t>
      </w:r>
      <w:r w:rsidR="5F690F9F" w:rsidRPr="6CFDE0A7">
        <w:rPr>
          <w:rFonts w:ascii="Times New Roman" w:eastAsia="Times New Roman" w:hAnsi="Times New Roman" w:cs="Times New Roman"/>
          <w:b/>
          <w:bCs/>
          <w:i/>
          <w:iCs/>
          <w:sz w:val="16"/>
          <w:szCs w:val="16"/>
        </w:rPr>
        <w:t xml:space="preserve"> average yearly Revenue </w:t>
      </w:r>
      <w:r w:rsidR="313AC03D" w:rsidRPr="6CFDE0A7">
        <w:rPr>
          <w:rFonts w:ascii="Times New Roman" w:eastAsia="Times New Roman" w:hAnsi="Times New Roman" w:cs="Times New Roman"/>
          <w:b/>
          <w:bCs/>
          <w:i/>
          <w:iCs/>
          <w:sz w:val="16"/>
          <w:szCs w:val="16"/>
        </w:rPr>
        <w:t xml:space="preserve">in dollars </w:t>
      </w:r>
      <w:r w:rsidR="5F690F9F" w:rsidRPr="6CFDE0A7">
        <w:rPr>
          <w:rFonts w:ascii="Times New Roman" w:eastAsia="Times New Roman" w:hAnsi="Times New Roman" w:cs="Times New Roman"/>
          <w:b/>
          <w:bCs/>
          <w:i/>
          <w:iCs/>
          <w:sz w:val="16"/>
          <w:szCs w:val="16"/>
        </w:rPr>
        <w:t xml:space="preserve">is the 2022 NMSR revenue gotten </w:t>
      </w:r>
      <w:r w:rsidR="3F7E5D84" w:rsidRPr="6CFDE0A7">
        <w:rPr>
          <w:rFonts w:ascii="Times New Roman" w:eastAsia="Times New Roman" w:hAnsi="Times New Roman" w:cs="Times New Roman"/>
          <w:b/>
          <w:bCs/>
          <w:i/>
          <w:iCs/>
          <w:sz w:val="16"/>
          <w:szCs w:val="16"/>
        </w:rPr>
        <w:t>from</w:t>
      </w:r>
      <w:r w:rsidR="5F690F9F" w:rsidRPr="6CFDE0A7">
        <w:rPr>
          <w:rFonts w:ascii="Times New Roman" w:eastAsia="Times New Roman" w:hAnsi="Times New Roman" w:cs="Times New Roman"/>
          <w:b/>
          <w:bCs/>
          <w:i/>
          <w:iCs/>
          <w:sz w:val="16"/>
          <w:szCs w:val="16"/>
        </w:rPr>
        <w:t xml:space="preserve"> NMSR</w:t>
      </w:r>
      <w:r w:rsidR="473D4193" w:rsidRPr="6CFDE0A7">
        <w:rPr>
          <w:rFonts w:ascii="Times New Roman" w:eastAsia="Times New Roman" w:hAnsi="Times New Roman" w:cs="Times New Roman"/>
          <w:b/>
          <w:bCs/>
          <w:i/>
          <w:iCs/>
          <w:sz w:val="16"/>
          <w:szCs w:val="16"/>
        </w:rPr>
        <w:t>’s</w:t>
      </w:r>
      <w:r w:rsidR="5F690F9F" w:rsidRPr="6CFDE0A7">
        <w:rPr>
          <w:rFonts w:ascii="Times New Roman" w:eastAsia="Times New Roman" w:hAnsi="Times New Roman" w:cs="Times New Roman"/>
          <w:b/>
          <w:bCs/>
          <w:i/>
          <w:iCs/>
          <w:sz w:val="16"/>
          <w:szCs w:val="16"/>
        </w:rPr>
        <w:t xml:space="preserve"> 20</w:t>
      </w:r>
      <w:r w:rsidR="7F4EBF3A" w:rsidRPr="6CFDE0A7">
        <w:rPr>
          <w:rFonts w:ascii="Times New Roman" w:eastAsia="Times New Roman" w:hAnsi="Times New Roman" w:cs="Times New Roman"/>
          <w:b/>
          <w:bCs/>
          <w:i/>
          <w:iCs/>
          <w:sz w:val="16"/>
          <w:szCs w:val="16"/>
        </w:rPr>
        <w:t>22 financial statement.</w:t>
      </w:r>
    </w:p>
    <w:p w14:paraId="34431353" w14:textId="3D79BF08" w:rsidR="2EC481C5" w:rsidRDefault="585EBC49" w:rsidP="6CFDE0A7">
      <w:pPr>
        <w:pStyle w:val="ListParagraph"/>
        <w:ind w:left="0"/>
        <w:jc w:val="both"/>
        <w:rPr>
          <w:rFonts w:ascii="Times New Roman" w:eastAsia="Times New Roman" w:hAnsi="Times New Roman" w:cs="Times New Roman"/>
          <w:sz w:val="24"/>
          <w:szCs w:val="24"/>
          <w:u w:val="single"/>
        </w:rPr>
      </w:pPr>
      <w:r w:rsidRPr="6CFDE0A7">
        <w:rPr>
          <w:rFonts w:ascii="Times New Roman" w:eastAsia="Times New Roman" w:hAnsi="Times New Roman" w:cs="Times New Roman"/>
          <w:sz w:val="24"/>
          <w:szCs w:val="24"/>
        </w:rPr>
        <w:lastRenderedPageBreak/>
        <w:t>3.</w:t>
      </w:r>
      <w:r w:rsidR="007D4CD8">
        <w:rPr>
          <w:rFonts w:ascii="Times New Roman" w:hAnsi="Times New Roman" w:cs="Times New Roman"/>
          <w:sz w:val="24"/>
          <w:szCs w:val="24"/>
          <w:lang w:eastAsia="zh-TW"/>
        </w:rPr>
        <w:t>3</w:t>
      </w:r>
      <w:r w:rsidR="41943C30" w:rsidRPr="6CFDE0A7">
        <w:rPr>
          <w:rFonts w:ascii="Times New Roman" w:eastAsia="Times New Roman" w:hAnsi="Times New Roman" w:cs="Times New Roman"/>
          <w:sz w:val="24"/>
          <w:szCs w:val="24"/>
        </w:rPr>
        <w:t xml:space="preserve"> </w:t>
      </w:r>
      <w:r w:rsidRPr="6CFDE0A7">
        <w:rPr>
          <w:rFonts w:ascii="Times New Roman" w:eastAsia="Times New Roman" w:hAnsi="Times New Roman" w:cs="Times New Roman"/>
          <w:sz w:val="24"/>
          <w:szCs w:val="24"/>
          <w:u w:val="single"/>
        </w:rPr>
        <w:t>Recommendation</w:t>
      </w:r>
      <w:r w:rsidR="6B505C7E" w:rsidRPr="6CFDE0A7">
        <w:rPr>
          <w:rFonts w:ascii="Times New Roman" w:eastAsia="Times New Roman" w:hAnsi="Times New Roman" w:cs="Times New Roman"/>
          <w:sz w:val="24"/>
          <w:szCs w:val="24"/>
          <w:u w:val="single"/>
        </w:rPr>
        <w:t>s</w:t>
      </w:r>
      <w:r w:rsidRPr="6CFDE0A7">
        <w:rPr>
          <w:rFonts w:ascii="Times New Roman" w:eastAsia="Times New Roman" w:hAnsi="Times New Roman" w:cs="Times New Roman"/>
          <w:sz w:val="24"/>
          <w:szCs w:val="24"/>
          <w:u w:val="single"/>
        </w:rPr>
        <w:t xml:space="preserve"> to increase capacity </w:t>
      </w:r>
      <w:proofErr w:type="gramStart"/>
      <w:r w:rsidRPr="6CFDE0A7">
        <w:rPr>
          <w:rFonts w:ascii="Times New Roman" w:eastAsia="Times New Roman" w:hAnsi="Times New Roman" w:cs="Times New Roman"/>
          <w:sz w:val="24"/>
          <w:szCs w:val="24"/>
          <w:u w:val="single"/>
        </w:rPr>
        <w:t>utilization</w:t>
      </w:r>
      <w:proofErr w:type="gramEnd"/>
    </w:p>
    <w:p w14:paraId="40CC1BCA" w14:textId="50BDF950" w:rsidR="00392162" w:rsidRDefault="00392162" w:rsidP="6CFDE0A7">
      <w:pPr>
        <w:pStyle w:val="ListParagraph"/>
        <w:ind w:left="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The current Capacity utilization for each of the rental facilities is below 50% except the softball and the baseball fields that is 77.21%. We recommend increasing rental capacity utilization to between 80 and 90%. We will plan demand (inclusive of rentals and programs) and develop a capacity model to meet up with at least 80% capacity utilization for the soft ball/baseball fields and at least 50% capacity utilization for the rest of the facility rentals and shall use the time series and/or exponential smoothing models to forecast Demand for a two-year Horizon (2023 to 2024).  </w:t>
      </w:r>
    </w:p>
    <w:p w14:paraId="602B000B" w14:textId="7A4D139E" w:rsidR="00392162" w:rsidRDefault="00392162"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The recommendations for increasing capacity utilization are as follow: </w:t>
      </w:r>
    </w:p>
    <w:p w14:paraId="622E90DD" w14:textId="4CD01853" w:rsidR="42F7CEEE" w:rsidRDefault="42F7CEEE" w:rsidP="0018764F">
      <w:pPr>
        <w:pStyle w:val="ListParagraph"/>
        <w:numPr>
          <w:ilvl w:val="0"/>
          <w:numId w:val="27"/>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Identify new income generating programs </w:t>
      </w:r>
    </w:p>
    <w:p w14:paraId="276DDCD8" w14:textId="1C049914" w:rsidR="2765D85E" w:rsidRDefault="2765D85E" w:rsidP="0018764F">
      <w:pPr>
        <w:pStyle w:val="ListParagraph"/>
        <w:numPr>
          <w:ilvl w:val="1"/>
          <w:numId w:val="27"/>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Personal Training Services for those who </w:t>
      </w:r>
      <w:r w:rsidR="13C17E51" w:rsidRPr="6CFDE0A7">
        <w:rPr>
          <w:rFonts w:ascii="Times New Roman" w:eastAsia="Times New Roman" w:hAnsi="Times New Roman" w:cs="Times New Roman"/>
          <w:sz w:val="24"/>
          <w:szCs w:val="24"/>
        </w:rPr>
        <w:t>are looking to get in shape or achieve specific fitness goals</w:t>
      </w:r>
      <w:r w:rsidRPr="6CFDE0A7">
        <w:rPr>
          <w:rFonts w:ascii="Times New Roman" w:eastAsia="Times New Roman" w:hAnsi="Times New Roman" w:cs="Times New Roman"/>
          <w:sz w:val="24"/>
          <w:szCs w:val="24"/>
        </w:rPr>
        <w:t>.</w:t>
      </w:r>
    </w:p>
    <w:p w14:paraId="7B811677" w14:textId="7C26AC2A" w:rsidR="1AB42692" w:rsidRDefault="1AB42692" w:rsidP="0018764F">
      <w:pPr>
        <w:pStyle w:val="ListParagraph"/>
        <w:numPr>
          <w:ilvl w:val="1"/>
          <w:numId w:val="27"/>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Partner with local schools, Daniel Boone Elementary School, for youth sport programs frequency expansion</w:t>
      </w:r>
    </w:p>
    <w:p w14:paraId="243D9A77" w14:textId="7193ACAD" w:rsidR="1AB42692" w:rsidRDefault="1AB42692" w:rsidP="0018764F">
      <w:pPr>
        <w:pStyle w:val="ListParagraph"/>
        <w:numPr>
          <w:ilvl w:val="1"/>
          <w:numId w:val="27"/>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Virtual Reality Experience such as virtual reality travel and other immersive activities can allow sign ups to experience unique activities and locations without leaving the facility. </w:t>
      </w:r>
    </w:p>
    <w:p w14:paraId="4D834EF3" w14:textId="52CBCBEB" w:rsidR="1AB42692" w:rsidRDefault="1AB42692" w:rsidP="0018764F">
      <w:pPr>
        <w:pStyle w:val="ListParagraph"/>
        <w:numPr>
          <w:ilvl w:val="1"/>
          <w:numId w:val="27"/>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Senior Programs such as low-impact exercise classes, social events and educational seminars specifically for seniors. </w:t>
      </w:r>
    </w:p>
    <w:p w14:paraId="64D6A74F" w14:textId="54A87B3E" w:rsidR="1AB42692" w:rsidRDefault="1AB42692" w:rsidP="0018764F">
      <w:pPr>
        <w:pStyle w:val="ListParagraph"/>
        <w:numPr>
          <w:ilvl w:val="1"/>
          <w:numId w:val="27"/>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Obstacle Fun Course Training/Challenge that would engage parents and their kids at the same time fostering team building. </w:t>
      </w:r>
    </w:p>
    <w:p w14:paraId="0835BAD6" w14:textId="2A6274D5" w:rsidR="1AB42692" w:rsidRDefault="1AB42692" w:rsidP="0018764F">
      <w:pPr>
        <w:pStyle w:val="ListParagraph"/>
        <w:numPr>
          <w:ilvl w:val="1"/>
          <w:numId w:val="27"/>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Mind and Body programs such as meditation, mindfulness, and stress reduction can attract individuals that are interested. </w:t>
      </w:r>
    </w:p>
    <w:p w14:paraId="05D285AA" w14:textId="0FEDA688" w:rsidR="1AB42692" w:rsidRDefault="1AB42692" w:rsidP="0018764F">
      <w:pPr>
        <w:pStyle w:val="ListParagraph"/>
        <w:numPr>
          <w:ilvl w:val="1"/>
          <w:numId w:val="27"/>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Creative Arts Program such as painting classes, photography workshops, pottery classes, cloth dyeing and more especially for children. </w:t>
      </w:r>
    </w:p>
    <w:p w14:paraId="1D2E305E" w14:textId="18199A03" w:rsidR="1AB42692" w:rsidRDefault="1AB42692" w:rsidP="0018764F">
      <w:pPr>
        <w:pStyle w:val="ListParagraph"/>
        <w:numPr>
          <w:ilvl w:val="1"/>
          <w:numId w:val="27"/>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Dog-Friendly Fitness Classes such as yoga or Pilates where participants can bring their dog with them. </w:t>
      </w:r>
    </w:p>
    <w:p w14:paraId="679E8E44" w14:textId="2CC964C9" w:rsidR="1AB42692" w:rsidRDefault="1AB42692" w:rsidP="0018764F">
      <w:pPr>
        <w:pStyle w:val="ListParagraph"/>
        <w:numPr>
          <w:ilvl w:val="1"/>
          <w:numId w:val="27"/>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Archery Programs for those looking for a unique and challenging fitness experience. </w:t>
      </w:r>
    </w:p>
    <w:p w14:paraId="3ACB9BDF" w14:textId="19500BAE" w:rsidR="1AB42692" w:rsidRDefault="1AB42692" w:rsidP="0018764F">
      <w:pPr>
        <w:pStyle w:val="ListParagraph"/>
        <w:numPr>
          <w:ilvl w:val="1"/>
          <w:numId w:val="27"/>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Equipment Rental - sporting Equipment rentals such as bicycles and helmets, party equipment such as bounce houses, dunk tanks, photo booths and more.</w:t>
      </w:r>
    </w:p>
    <w:p w14:paraId="38BF3BD7" w14:textId="662AE8F9" w:rsidR="75BC3C63" w:rsidRDefault="7CB0BEFF" w:rsidP="0018764F">
      <w:pPr>
        <w:pStyle w:val="ListParagraph"/>
        <w:numPr>
          <w:ilvl w:val="0"/>
          <w:numId w:val="27"/>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Improve on the Facility and Operations</w:t>
      </w:r>
    </w:p>
    <w:p w14:paraId="1DF96737" w14:textId="1B7AD8AD" w:rsidR="7CB0BEFF" w:rsidRDefault="7CB0BEFF" w:rsidP="0018764F">
      <w:pPr>
        <w:pStyle w:val="ListParagraph"/>
        <w:numPr>
          <w:ilvl w:val="0"/>
          <w:numId w:val="27"/>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Use of more modern Technology for scheduling and other purposes</w:t>
      </w:r>
    </w:p>
    <w:p w14:paraId="68D2B766" w14:textId="2CD81DCF" w:rsidR="75BC3C63" w:rsidRDefault="7CB0BEFF" w:rsidP="0018764F">
      <w:pPr>
        <w:pStyle w:val="ListParagraph"/>
        <w:numPr>
          <w:ilvl w:val="0"/>
          <w:numId w:val="27"/>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Partner with local schools within - distance miles</w:t>
      </w:r>
    </w:p>
    <w:p w14:paraId="15510530" w14:textId="383F4964" w:rsidR="75BC3C63" w:rsidRDefault="7CB0BEFF" w:rsidP="0018764F">
      <w:pPr>
        <w:pStyle w:val="ListParagraph"/>
        <w:numPr>
          <w:ilvl w:val="0"/>
          <w:numId w:val="27"/>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Innovate new ways to repackage existing programs that will attract more sign ups</w:t>
      </w:r>
    </w:p>
    <w:p w14:paraId="08E947FB" w14:textId="726F756A" w:rsidR="75BC3C63" w:rsidRDefault="7CB0BEFF" w:rsidP="0018764F">
      <w:pPr>
        <w:pStyle w:val="ListParagraph"/>
        <w:numPr>
          <w:ilvl w:val="1"/>
          <w:numId w:val="20"/>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Creating a strategic marketing plan</w:t>
      </w:r>
    </w:p>
    <w:p w14:paraId="60AD1F4E" w14:textId="1574E4B8" w:rsidR="75BC3C63" w:rsidRDefault="7CB0BEFF" w:rsidP="0018764F">
      <w:pPr>
        <w:pStyle w:val="ListParagraph"/>
        <w:numPr>
          <w:ilvl w:val="1"/>
          <w:numId w:val="20"/>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Find new facility rental/program advertisement channels that will create more awareness of what is available. </w:t>
      </w:r>
    </w:p>
    <w:p w14:paraId="5BD0C6AD" w14:textId="52FAEF6C" w:rsidR="75BC3C63" w:rsidRDefault="7CB0BEFF" w:rsidP="0018764F">
      <w:pPr>
        <w:pStyle w:val="ListParagraph"/>
        <w:numPr>
          <w:ilvl w:val="0"/>
          <w:numId w:val="27"/>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Review the possibility of rental and program price differentiation to increase capacity utilization. </w:t>
      </w:r>
    </w:p>
    <w:p w14:paraId="24174C9A" w14:textId="52FAEF6C" w:rsidR="7D32C7CF" w:rsidRDefault="7D32C7CF" w:rsidP="0018764F">
      <w:pPr>
        <w:pStyle w:val="ListParagraph"/>
        <w:numPr>
          <w:ilvl w:val="0"/>
          <w:numId w:val="16"/>
        </w:numPr>
        <w:jc w:val="both"/>
        <w:rPr>
          <w:rFonts w:ascii="Times New Roman" w:eastAsia="Times New Roman" w:hAnsi="Times New Roman" w:cs="Times New Roman"/>
        </w:rPr>
      </w:pPr>
      <w:r w:rsidRPr="6CFDE0A7">
        <w:rPr>
          <w:rFonts w:ascii="Times New Roman" w:eastAsia="Times New Roman" w:hAnsi="Times New Roman" w:cs="Times New Roman"/>
          <w:sz w:val="24"/>
          <w:szCs w:val="24"/>
        </w:rPr>
        <w:t>Increase capacity utilization via reviewing the possibility of rental, making program price differentiation, and identifying the peak periods.</w:t>
      </w:r>
    </w:p>
    <w:p w14:paraId="41D806F2" w14:textId="3E0BDEBB" w:rsidR="75BC3C63" w:rsidRDefault="7CB0BEFF" w:rsidP="0018764F">
      <w:pPr>
        <w:pStyle w:val="ListParagraph"/>
        <w:numPr>
          <w:ilvl w:val="0"/>
          <w:numId w:val="27"/>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Introduce referral programs</w:t>
      </w:r>
    </w:p>
    <w:p w14:paraId="0F7861F2" w14:textId="5ED74D28" w:rsidR="75BC3C63" w:rsidRDefault="42F7CEEE" w:rsidP="0018764F">
      <w:pPr>
        <w:pStyle w:val="ListParagraph"/>
        <w:numPr>
          <w:ilvl w:val="0"/>
          <w:numId w:val="27"/>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Increase staff flexibility</w:t>
      </w:r>
      <w:r w:rsidR="1F95A903" w:rsidRPr="6CFDE0A7">
        <w:rPr>
          <w:rFonts w:ascii="Times New Roman" w:eastAsia="Times New Roman" w:hAnsi="Times New Roman" w:cs="Times New Roman"/>
          <w:sz w:val="24"/>
          <w:szCs w:val="24"/>
        </w:rPr>
        <w:t xml:space="preserve"> and engage volunteer workers</w:t>
      </w:r>
      <w:r w:rsidRPr="6CFDE0A7">
        <w:rPr>
          <w:rFonts w:ascii="Times New Roman" w:eastAsia="Times New Roman" w:hAnsi="Times New Roman" w:cs="Times New Roman"/>
          <w:sz w:val="24"/>
          <w:szCs w:val="24"/>
        </w:rPr>
        <w:t xml:space="preserve">.  </w:t>
      </w:r>
    </w:p>
    <w:p w14:paraId="298626E4" w14:textId="4C11BEFB" w:rsidR="2EC481C5" w:rsidRDefault="1E648759" w:rsidP="0018764F">
      <w:pPr>
        <w:pStyle w:val="ListParagraph"/>
        <w:numPr>
          <w:ilvl w:val="1"/>
          <w:numId w:val="27"/>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Increase staff flexibility and engage volunteer workers via partnering with colleges who need to complete community service hours to earn school credit (</w:t>
      </w:r>
      <w:r w:rsidR="140D4DC5" w:rsidRPr="6CFDE0A7">
        <w:rPr>
          <w:rFonts w:ascii="Times New Roman" w:eastAsia="Times New Roman" w:hAnsi="Times New Roman" w:cs="Times New Roman"/>
          <w:sz w:val="24"/>
          <w:szCs w:val="24"/>
        </w:rPr>
        <w:t>Waters, 2023)</w:t>
      </w:r>
      <w:r w:rsidR="5728671A" w:rsidRPr="6CFDE0A7">
        <w:rPr>
          <w:rFonts w:ascii="Times New Roman" w:eastAsia="Times New Roman" w:hAnsi="Times New Roman" w:cs="Times New Roman"/>
          <w:sz w:val="24"/>
          <w:szCs w:val="24"/>
        </w:rPr>
        <w:t>.</w:t>
      </w:r>
    </w:p>
    <w:p w14:paraId="5FD87155" w14:textId="77777777" w:rsidR="007D4CD8" w:rsidRDefault="007D4CD8" w:rsidP="007D4CD8">
      <w:pPr>
        <w:pStyle w:val="ListParagraph"/>
        <w:ind w:left="1440"/>
        <w:jc w:val="both"/>
        <w:rPr>
          <w:rFonts w:ascii="Times New Roman" w:eastAsia="Times New Roman" w:hAnsi="Times New Roman" w:cs="Times New Roman"/>
          <w:sz w:val="24"/>
          <w:szCs w:val="24"/>
        </w:rPr>
      </w:pPr>
    </w:p>
    <w:p w14:paraId="42396AC2" w14:textId="77777777" w:rsidR="00C445CE" w:rsidRDefault="00C445CE" w:rsidP="6CFDE0A7">
      <w:pPr>
        <w:pStyle w:val="ListParagraph"/>
        <w:ind w:left="360"/>
        <w:jc w:val="both"/>
        <w:rPr>
          <w:rFonts w:ascii="Times New Roman" w:eastAsia="Times New Roman" w:hAnsi="Times New Roman" w:cs="Times New Roman"/>
          <w:b/>
          <w:bCs/>
          <w:i/>
          <w:iCs/>
          <w:sz w:val="24"/>
          <w:szCs w:val="24"/>
        </w:rPr>
      </w:pPr>
    </w:p>
    <w:p w14:paraId="69BF29B6" w14:textId="26142276" w:rsidR="000134B0" w:rsidRDefault="25A8D6B3" w:rsidP="0018764F">
      <w:pPr>
        <w:pStyle w:val="ListParagraph"/>
        <w:numPr>
          <w:ilvl w:val="0"/>
          <w:numId w:val="26"/>
        </w:numPr>
        <w:jc w:val="both"/>
        <w:rPr>
          <w:rFonts w:ascii="Times New Roman" w:eastAsia="Times New Roman" w:hAnsi="Times New Roman" w:cs="Times New Roman"/>
          <w:b/>
          <w:bCs/>
          <w:i/>
          <w:iCs/>
          <w:sz w:val="24"/>
          <w:szCs w:val="24"/>
        </w:rPr>
      </w:pPr>
      <w:r w:rsidRPr="6CFDE0A7">
        <w:rPr>
          <w:rFonts w:ascii="Times New Roman" w:eastAsia="Times New Roman" w:hAnsi="Times New Roman" w:cs="Times New Roman"/>
          <w:b/>
          <w:bCs/>
          <w:i/>
          <w:iCs/>
          <w:sz w:val="24"/>
          <w:szCs w:val="24"/>
        </w:rPr>
        <w:t>-</w:t>
      </w:r>
      <w:r w:rsidR="4DECCF8C" w:rsidRPr="6CFDE0A7">
        <w:rPr>
          <w:rFonts w:ascii="Times New Roman" w:eastAsia="Times New Roman" w:hAnsi="Times New Roman" w:cs="Times New Roman"/>
          <w:b/>
          <w:bCs/>
          <w:i/>
          <w:iCs/>
          <w:sz w:val="24"/>
          <w:szCs w:val="24"/>
        </w:rPr>
        <w:t xml:space="preserve"> Demand Forecasting:</w:t>
      </w:r>
    </w:p>
    <w:p w14:paraId="68128E1F" w14:textId="009308CC" w:rsidR="7D465218" w:rsidRDefault="745B022F"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Demand planning is the process of predicting future demand for an organization's products or services. It relies on analyzing historical sales data, market trends, and other relevant data or information to generate a forecast for future demand within a limited time. The forecast outcome is used to plan for the necessary capacity to match the expected demand thereby increasing the chance of maximizing the organization revenue</w:t>
      </w:r>
      <w:r w:rsidR="7C8B4331" w:rsidRPr="6CFDE0A7">
        <w:rPr>
          <w:rFonts w:ascii="Times New Roman" w:eastAsia="Times New Roman" w:hAnsi="Times New Roman" w:cs="Times New Roman"/>
          <w:sz w:val="24"/>
          <w:szCs w:val="24"/>
        </w:rPr>
        <w:t xml:space="preserve"> (Team, 2023)</w:t>
      </w:r>
      <w:r w:rsidRPr="6CFDE0A7">
        <w:rPr>
          <w:rFonts w:ascii="Times New Roman" w:eastAsia="Times New Roman" w:hAnsi="Times New Roman" w:cs="Times New Roman"/>
          <w:sz w:val="24"/>
          <w:szCs w:val="24"/>
        </w:rPr>
        <w:t>.</w:t>
      </w:r>
    </w:p>
    <w:p w14:paraId="5C00B223" w14:textId="72DF4A2E" w:rsidR="7D465218" w:rsidRDefault="6638BB0A"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4.1 </w:t>
      </w:r>
      <w:r w:rsidR="5C0379B4" w:rsidRPr="6CFDE0A7">
        <w:rPr>
          <w:rFonts w:ascii="Times New Roman" w:eastAsia="Times New Roman" w:hAnsi="Times New Roman" w:cs="Times New Roman"/>
          <w:sz w:val="24"/>
          <w:szCs w:val="24"/>
          <w:u w:val="single"/>
        </w:rPr>
        <w:t xml:space="preserve">Average Yearly Demand for </w:t>
      </w:r>
      <w:r w:rsidR="0165B866" w:rsidRPr="6CFDE0A7">
        <w:rPr>
          <w:rFonts w:ascii="Times New Roman" w:eastAsia="Times New Roman" w:hAnsi="Times New Roman" w:cs="Times New Roman"/>
          <w:sz w:val="24"/>
          <w:szCs w:val="24"/>
          <w:u w:val="single"/>
        </w:rPr>
        <w:t>Current</w:t>
      </w:r>
      <w:r w:rsidR="5C0379B4" w:rsidRPr="6CFDE0A7">
        <w:rPr>
          <w:rFonts w:ascii="Times New Roman" w:eastAsia="Times New Roman" w:hAnsi="Times New Roman" w:cs="Times New Roman"/>
          <w:sz w:val="24"/>
          <w:szCs w:val="24"/>
          <w:u w:val="single"/>
        </w:rPr>
        <w:t xml:space="preserve"> NMSR Program</w:t>
      </w:r>
    </w:p>
    <w:p w14:paraId="0CFAB839" w14:textId="3A4A7A91" w:rsidR="7D465218" w:rsidRDefault="340E375E"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Table 3.0</w:t>
      </w:r>
    </w:p>
    <w:tbl>
      <w:tblPr>
        <w:tblW w:w="8445" w:type="dxa"/>
        <w:tblLayout w:type="fixed"/>
        <w:tblLook w:val="04A0" w:firstRow="1" w:lastRow="0" w:firstColumn="1" w:lastColumn="0" w:noHBand="0" w:noVBand="1"/>
      </w:tblPr>
      <w:tblGrid>
        <w:gridCol w:w="4590"/>
        <w:gridCol w:w="3855"/>
      </w:tblGrid>
      <w:tr w:rsidR="4260ECC6" w14:paraId="091EAA9D" w14:textId="77777777" w:rsidTr="6CFDE0A7">
        <w:trPr>
          <w:trHeight w:val="300"/>
        </w:trPr>
        <w:tc>
          <w:tcPr>
            <w:tcW w:w="4590" w:type="dxa"/>
            <w:tcBorders>
              <w:top w:val="single" w:sz="8" w:space="0" w:color="auto"/>
              <w:left w:val="single" w:sz="8" w:space="0" w:color="auto"/>
              <w:bottom w:val="single" w:sz="8" w:space="0" w:color="auto"/>
              <w:right w:val="single" w:sz="8" w:space="0" w:color="auto"/>
            </w:tcBorders>
          </w:tcPr>
          <w:p w14:paraId="63D448E2" w14:textId="2D2B0718" w:rsidR="4260ECC6" w:rsidRDefault="6772A09B" w:rsidP="6CFDE0A7">
            <w:pPr>
              <w:jc w:val="both"/>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 xml:space="preserve">Products </w:t>
            </w:r>
          </w:p>
        </w:tc>
        <w:tc>
          <w:tcPr>
            <w:tcW w:w="3855" w:type="dxa"/>
            <w:tcBorders>
              <w:top w:val="single" w:sz="8" w:space="0" w:color="auto"/>
              <w:left w:val="single" w:sz="8" w:space="0" w:color="auto"/>
              <w:bottom w:val="single" w:sz="8" w:space="0" w:color="auto"/>
              <w:right w:val="single" w:sz="8" w:space="0" w:color="auto"/>
            </w:tcBorders>
          </w:tcPr>
          <w:p w14:paraId="78927536" w14:textId="3429DF02" w:rsidR="4260ECC6" w:rsidRDefault="390411F3" w:rsidP="6CFDE0A7">
            <w:pPr>
              <w:jc w:val="both"/>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 xml:space="preserve">Avg. </w:t>
            </w:r>
            <w:r w:rsidR="6150B8A2" w:rsidRPr="6CFDE0A7">
              <w:rPr>
                <w:rFonts w:ascii="Times New Roman" w:eastAsia="Times New Roman" w:hAnsi="Times New Roman" w:cs="Times New Roman"/>
                <w:b/>
                <w:bCs/>
                <w:sz w:val="24"/>
                <w:szCs w:val="24"/>
              </w:rPr>
              <w:t>Yearly Demand</w:t>
            </w:r>
            <w:r w:rsidRPr="6CFDE0A7">
              <w:rPr>
                <w:rFonts w:ascii="Times New Roman" w:eastAsia="Times New Roman" w:hAnsi="Times New Roman" w:cs="Times New Roman"/>
                <w:b/>
                <w:bCs/>
                <w:sz w:val="24"/>
                <w:szCs w:val="24"/>
              </w:rPr>
              <w:t xml:space="preserve"> </w:t>
            </w:r>
          </w:p>
          <w:p w14:paraId="572FECEC" w14:textId="7198BBB9" w:rsidR="4260ECC6" w:rsidRDefault="390411F3" w:rsidP="6CFDE0A7">
            <w:pPr>
              <w:jc w:val="both"/>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w:t>
            </w:r>
            <w:r w:rsidR="3644FDCD" w:rsidRPr="6CFDE0A7">
              <w:rPr>
                <w:rFonts w:ascii="Times New Roman" w:eastAsia="Times New Roman" w:hAnsi="Times New Roman" w:cs="Times New Roman"/>
                <w:b/>
                <w:bCs/>
                <w:sz w:val="24"/>
                <w:szCs w:val="24"/>
              </w:rPr>
              <w:t>Measure</w:t>
            </w:r>
            <w:r w:rsidR="1E73C86E" w:rsidRPr="6CFDE0A7">
              <w:rPr>
                <w:rFonts w:ascii="Times New Roman" w:eastAsia="Times New Roman" w:hAnsi="Times New Roman" w:cs="Times New Roman"/>
                <w:b/>
                <w:bCs/>
                <w:sz w:val="24"/>
                <w:szCs w:val="24"/>
              </w:rPr>
              <w:t>d</w:t>
            </w:r>
            <w:r w:rsidR="3644FDCD" w:rsidRPr="6CFDE0A7">
              <w:rPr>
                <w:rFonts w:ascii="Times New Roman" w:eastAsia="Times New Roman" w:hAnsi="Times New Roman" w:cs="Times New Roman"/>
                <w:b/>
                <w:bCs/>
                <w:sz w:val="24"/>
                <w:szCs w:val="24"/>
              </w:rPr>
              <w:t xml:space="preserve"> in </w:t>
            </w:r>
            <w:r w:rsidR="0DA25EC7" w:rsidRPr="6CFDE0A7">
              <w:rPr>
                <w:rFonts w:ascii="Times New Roman" w:eastAsia="Times New Roman" w:hAnsi="Times New Roman" w:cs="Times New Roman"/>
                <w:b/>
                <w:bCs/>
                <w:sz w:val="24"/>
                <w:szCs w:val="24"/>
              </w:rPr>
              <w:t>number of d</w:t>
            </w:r>
            <w:r w:rsidRPr="6CFDE0A7">
              <w:rPr>
                <w:rFonts w:ascii="Times New Roman" w:eastAsia="Times New Roman" w:hAnsi="Times New Roman" w:cs="Times New Roman"/>
                <w:b/>
                <w:bCs/>
                <w:sz w:val="24"/>
                <w:szCs w:val="24"/>
              </w:rPr>
              <w:t>ay</w:t>
            </w:r>
            <w:r w:rsidR="6E225954" w:rsidRPr="6CFDE0A7">
              <w:rPr>
                <w:rFonts w:ascii="Times New Roman" w:eastAsia="Times New Roman" w:hAnsi="Times New Roman" w:cs="Times New Roman"/>
                <w:b/>
                <w:bCs/>
                <w:sz w:val="24"/>
                <w:szCs w:val="24"/>
              </w:rPr>
              <w:t>s/yr</w:t>
            </w:r>
            <w:r w:rsidR="75F04371" w:rsidRPr="6CFDE0A7">
              <w:rPr>
                <w:rFonts w:ascii="Times New Roman" w:eastAsia="Times New Roman" w:hAnsi="Times New Roman" w:cs="Times New Roman"/>
                <w:b/>
                <w:bCs/>
                <w:sz w:val="24"/>
                <w:szCs w:val="24"/>
              </w:rPr>
              <w:t>.</w:t>
            </w:r>
            <w:r w:rsidRPr="6CFDE0A7">
              <w:rPr>
                <w:rFonts w:ascii="Times New Roman" w:eastAsia="Times New Roman" w:hAnsi="Times New Roman" w:cs="Times New Roman"/>
                <w:b/>
                <w:bCs/>
                <w:sz w:val="24"/>
                <w:szCs w:val="24"/>
              </w:rPr>
              <w:t xml:space="preserve">) </w:t>
            </w:r>
          </w:p>
        </w:tc>
      </w:tr>
      <w:tr w:rsidR="4260ECC6" w14:paraId="2E1DECE4" w14:textId="77777777" w:rsidTr="6CFDE0A7">
        <w:trPr>
          <w:trHeight w:val="300"/>
        </w:trPr>
        <w:tc>
          <w:tcPr>
            <w:tcW w:w="4590" w:type="dxa"/>
            <w:tcBorders>
              <w:top w:val="single" w:sz="8" w:space="0" w:color="auto"/>
              <w:left w:val="single" w:sz="8" w:space="0" w:color="auto"/>
              <w:bottom w:val="single" w:sz="8" w:space="0" w:color="auto"/>
              <w:right w:val="single" w:sz="8" w:space="0" w:color="auto"/>
            </w:tcBorders>
          </w:tcPr>
          <w:p w14:paraId="5ADA17F8" w14:textId="736373A5" w:rsidR="4260ECC6" w:rsidRDefault="6772A09B"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Line Dance </w:t>
            </w:r>
          </w:p>
        </w:tc>
        <w:tc>
          <w:tcPr>
            <w:tcW w:w="3855" w:type="dxa"/>
            <w:tcBorders>
              <w:top w:val="single" w:sz="8" w:space="0" w:color="auto"/>
              <w:left w:val="single" w:sz="8" w:space="0" w:color="auto"/>
              <w:bottom w:val="single" w:sz="8" w:space="0" w:color="auto"/>
              <w:right w:val="single" w:sz="8" w:space="0" w:color="auto"/>
            </w:tcBorders>
          </w:tcPr>
          <w:p w14:paraId="3CED68D6" w14:textId="0FC6BC5C" w:rsidR="4260ECC6" w:rsidRDefault="6772A09B"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4</w:t>
            </w:r>
          </w:p>
        </w:tc>
      </w:tr>
      <w:tr w:rsidR="4260ECC6" w14:paraId="6A37639A" w14:textId="77777777" w:rsidTr="6CFDE0A7">
        <w:trPr>
          <w:trHeight w:val="300"/>
        </w:trPr>
        <w:tc>
          <w:tcPr>
            <w:tcW w:w="4590" w:type="dxa"/>
            <w:tcBorders>
              <w:top w:val="single" w:sz="8" w:space="0" w:color="auto"/>
              <w:left w:val="single" w:sz="8" w:space="0" w:color="auto"/>
              <w:bottom w:val="single" w:sz="8" w:space="0" w:color="auto"/>
              <w:right w:val="single" w:sz="8" w:space="0" w:color="auto"/>
            </w:tcBorders>
          </w:tcPr>
          <w:p w14:paraId="04910E14" w14:textId="7CE2D552" w:rsidR="4260ECC6" w:rsidRDefault="6772A09B"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Jr. Vikings Flag Football (Spring &amp; Fall) </w:t>
            </w:r>
          </w:p>
        </w:tc>
        <w:tc>
          <w:tcPr>
            <w:tcW w:w="3855" w:type="dxa"/>
            <w:tcBorders>
              <w:top w:val="single" w:sz="8" w:space="0" w:color="auto"/>
              <w:left w:val="single" w:sz="8" w:space="0" w:color="auto"/>
              <w:bottom w:val="single" w:sz="8" w:space="0" w:color="auto"/>
              <w:right w:val="single" w:sz="8" w:space="0" w:color="auto"/>
            </w:tcBorders>
          </w:tcPr>
          <w:p w14:paraId="11F8252F" w14:textId="084BE352" w:rsidR="4260ECC6" w:rsidRDefault="6772A09B"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12</w:t>
            </w:r>
          </w:p>
        </w:tc>
      </w:tr>
      <w:tr w:rsidR="4260ECC6" w14:paraId="15C2D0A4" w14:textId="77777777" w:rsidTr="6CFDE0A7">
        <w:trPr>
          <w:trHeight w:val="300"/>
        </w:trPr>
        <w:tc>
          <w:tcPr>
            <w:tcW w:w="4590" w:type="dxa"/>
            <w:tcBorders>
              <w:top w:val="single" w:sz="8" w:space="0" w:color="auto"/>
              <w:left w:val="single" w:sz="8" w:space="0" w:color="auto"/>
              <w:bottom w:val="single" w:sz="8" w:space="0" w:color="auto"/>
              <w:right w:val="single" w:sz="8" w:space="0" w:color="auto"/>
            </w:tcBorders>
          </w:tcPr>
          <w:p w14:paraId="4F34F97B" w14:textId="2DC8DB42" w:rsidR="4260ECC6" w:rsidRDefault="6772A09B"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Jr. Vikings Tackle Football (Fall) </w:t>
            </w:r>
          </w:p>
        </w:tc>
        <w:tc>
          <w:tcPr>
            <w:tcW w:w="3855" w:type="dxa"/>
            <w:tcBorders>
              <w:top w:val="single" w:sz="8" w:space="0" w:color="auto"/>
              <w:left w:val="single" w:sz="8" w:space="0" w:color="auto"/>
              <w:bottom w:val="single" w:sz="8" w:space="0" w:color="auto"/>
              <w:right w:val="single" w:sz="8" w:space="0" w:color="auto"/>
            </w:tcBorders>
          </w:tcPr>
          <w:p w14:paraId="5A59C572" w14:textId="02485D42" w:rsidR="4260ECC6" w:rsidRDefault="6772A09B"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188</w:t>
            </w:r>
          </w:p>
        </w:tc>
      </w:tr>
      <w:tr w:rsidR="4260ECC6" w14:paraId="0A506CEC" w14:textId="77777777" w:rsidTr="6CFDE0A7">
        <w:trPr>
          <w:trHeight w:val="300"/>
        </w:trPr>
        <w:tc>
          <w:tcPr>
            <w:tcW w:w="4590" w:type="dxa"/>
            <w:tcBorders>
              <w:top w:val="single" w:sz="8" w:space="0" w:color="auto"/>
              <w:left w:val="single" w:sz="8" w:space="0" w:color="auto"/>
              <w:bottom w:val="single" w:sz="8" w:space="0" w:color="auto"/>
              <w:right w:val="single" w:sz="8" w:space="0" w:color="auto"/>
            </w:tcBorders>
          </w:tcPr>
          <w:p w14:paraId="49BC1957" w14:textId="66406EB6" w:rsidR="4260ECC6" w:rsidRDefault="6772A09B"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Jr. Vikings Cheerleading (Fall) </w:t>
            </w:r>
          </w:p>
        </w:tc>
        <w:tc>
          <w:tcPr>
            <w:tcW w:w="3855" w:type="dxa"/>
            <w:tcBorders>
              <w:top w:val="single" w:sz="8" w:space="0" w:color="auto"/>
              <w:left w:val="single" w:sz="8" w:space="0" w:color="auto"/>
              <w:bottom w:val="single" w:sz="8" w:space="0" w:color="auto"/>
              <w:right w:val="single" w:sz="8" w:space="0" w:color="auto"/>
            </w:tcBorders>
          </w:tcPr>
          <w:p w14:paraId="126D631B" w14:textId="026A61F1" w:rsidR="4260ECC6" w:rsidRDefault="6772A09B"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95</w:t>
            </w:r>
          </w:p>
        </w:tc>
      </w:tr>
      <w:tr w:rsidR="4260ECC6" w14:paraId="06224334" w14:textId="77777777" w:rsidTr="6CFDE0A7">
        <w:trPr>
          <w:trHeight w:val="300"/>
        </w:trPr>
        <w:tc>
          <w:tcPr>
            <w:tcW w:w="4590" w:type="dxa"/>
            <w:tcBorders>
              <w:top w:val="single" w:sz="8" w:space="0" w:color="auto"/>
              <w:left w:val="single" w:sz="8" w:space="0" w:color="auto"/>
              <w:bottom w:val="single" w:sz="8" w:space="0" w:color="auto"/>
              <w:right w:val="single" w:sz="8" w:space="0" w:color="auto"/>
            </w:tcBorders>
          </w:tcPr>
          <w:p w14:paraId="799F54A2" w14:textId="70881CA8" w:rsidR="4260ECC6" w:rsidRDefault="6772A09B"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Jr. Vikings Golf (Spring, Summer, &amp; Fall) </w:t>
            </w:r>
          </w:p>
        </w:tc>
        <w:tc>
          <w:tcPr>
            <w:tcW w:w="3855" w:type="dxa"/>
            <w:tcBorders>
              <w:top w:val="single" w:sz="8" w:space="0" w:color="auto"/>
              <w:left w:val="single" w:sz="8" w:space="0" w:color="auto"/>
              <w:bottom w:val="single" w:sz="8" w:space="0" w:color="auto"/>
              <w:right w:val="single" w:sz="8" w:space="0" w:color="auto"/>
            </w:tcBorders>
          </w:tcPr>
          <w:p w14:paraId="10AF1671" w14:textId="123E9985" w:rsidR="4260ECC6" w:rsidRDefault="6772A09B"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93</w:t>
            </w:r>
          </w:p>
        </w:tc>
      </w:tr>
      <w:tr w:rsidR="4260ECC6" w14:paraId="176E6937" w14:textId="77777777" w:rsidTr="6CFDE0A7">
        <w:trPr>
          <w:trHeight w:val="300"/>
        </w:trPr>
        <w:tc>
          <w:tcPr>
            <w:tcW w:w="4590" w:type="dxa"/>
            <w:tcBorders>
              <w:top w:val="single" w:sz="8" w:space="0" w:color="auto"/>
              <w:left w:val="single" w:sz="8" w:space="0" w:color="auto"/>
              <w:bottom w:val="single" w:sz="8" w:space="0" w:color="auto"/>
              <w:right w:val="single" w:sz="8" w:space="0" w:color="auto"/>
            </w:tcBorders>
          </w:tcPr>
          <w:p w14:paraId="73C2E528" w14:textId="0836B6C4" w:rsidR="4260ECC6" w:rsidRDefault="6772A09B"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Jr. Vikings Dance Team (Fall-Spring) </w:t>
            </w:r>
          </w:p>
        </w:tc>
        <w:tc>
          <w:tcPr>
            <w:tcW w:w="3855" w:type="dxa"/>
            <w:tcBorders>
              <w:top w:val="single" w:sz="8" w:space="0" w:color="auto"/>
              <w:left w:val="single" w:sz="8" w:space="0" w:color="auto"/>
              <w:bottom w:val="single" w:sz="8" w:space="0" w:color="auto"/>
              <w:right w:val="single" w:sz="8" w:space="0" w:color="auto"/>
            </w:tcBorders>
          </w:tcPr>
          <w:p w14:paraId="24C74DF2" w14:textId="0F099D50" w:rsidR="4260ECC6" w:rsidRDefault="6772A09B"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96</w:t>
            </w:r>
          </w:p>
        </w:tc>
      </w:tr>
      <w:tr w:rsidR="4260ECC6" w14:paraId="304FB642" w14:textId="77777777" w:rsidTr="6CFDE0A7">
        <w:trPr>
          <w:trHeight w:val="300"/>
        </w:trPr>
        <w:tc>
          <w:tcPr>
            <w:tcW w:w="4590" w:type="dxa"/>
            <w:tcBorders>
              <w:top w:val="single" w:sz="8" w:space="0" w:color="auto"/>
              <w:left w:val="single" w:sz="8" w:space="0" w:color="auto"/>
              <w:bottom w:val="single" w:sz="8" w:space="0" w:color="auto"/>
              <w:right w:val="single" w:sz="8" w:space="0" w:color="auto"/>
            </w:tcBorders>
          </w:tcPr>
          <w:p w14:paraId="698AAAA0" w14:textId="6E3B2667" w:rsidR="4260ECC6" w:rsidRDefault="390411F3"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Adult Kickball League </w:t>
            </w:r>
          </w:p>
        </w:tc>
        <w:tc>
          <w:tcPr>
            <w:tcW w:w="3855" w:type="dxa"/>
            <w:tcBorders>
              <w:top w:val="single" w:sz="8" w:space="0" w:color="auto"/>
              <w:left w:val="single" w:sz="8" w:space="0" w:color="auto"/>
              <w:bottom w:val="single" w:sz="8" w:space="0" w:color="auto"/>
              <w:right w:val="single" w:sz="8" w:space="0" w:color="auto"/>
            </w:tcBorders>
          </w:tcPr>
          <w:p w14:paraId="2E0BFB5B" w14:textId="4A5B4936" w:rsidR="4260ECC6" w:rsidRDefault="390411F3"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9</w:t>
            </w:r>
          </w:p>
        </w:tc>
      </w:tr>
      <w:tr w:rsidR="4260ECC6" w14:paraId="372FB420" w14:textId="77777777" w:rsidTr="6CFDE0A7">
        <w:trPr>
          <w:trHeight w:val="300"/>
        </w:trPr>
        <w:tc>
          <w:tcPr>
            <w:tcW w:w="4590" w:type="dxa"/>
            <w:tcBorders>
              <w:top w:val="single" w:sz="8" w:space="0" w:color="auto"/>
              <w:left w:val="single" w:sz="8" w:space="0" w:color="auto"/>
              <w:bottom w:val="single" w:sz="8" w:space="0" w:color="auto"/>
              <w:right w:val="single" w:sz="8" w:space="0" w:color="auto"/>
            </w:tcBorders>
          </w:tcPr>
          <w:p w14:paraId="39307F93" w14:textId="7E3B8F47" w:rsidR="4260ECC6" w:rsidRDefault="6772A09B"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Adult Cornhole League </w:t>
            </w:r>
          </w:p>
        </w:tc>
        <w:tc>
          <w:tcPr>
            <w:tcW w:w="3855" w:type="dxa"/>
            <w:tcBorders>
              <w:top w:val="single" w:sz="8" w:space="0" w:color="auto"/>
              <w:left w:val="single" w:sz="8" w:space="0" w:color="auto"/>
              <w:bottom w:val="single" w:sz="8" w:space="0" w:color="auto"/>
              <w:right w:val="single" w:sz="8" w:space="0" w:color="auto"/>
            </w:tcBorders>
          </w:tcPr>
          <w:p w14:paraId="352E54B9" w14:textId="51DBE379" w:rsidR="4260ECC6" w:rsidRDefault="6772A09B"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16</w:t>
            </w:r>
          </w:p>
        </w:tc>
      </w:tr>
      <w:tr w:rsidR="4260ECC6" w14:paraId="46B3CC84" w14:textId="77777777" w:rsidTr="6CFDE0A7">
        <w:trPr>
          <w:trHeight w:val="360"/>
        </w:trPr>
        <w:tc>
          <w:tcPr>
            <w:tcW w:w="4590" w:type="dxa"/>
            <w:tcBorders>
              <w:top w:val="single" w:sz="8" w:space="0" w:color="auto"/>
              <w:left w:val="single" w:sz="8" w:space="0" w:color="auto"/>
              <w:bottom w:val="single" w:sz="8" w:space="0" w:color="auto"/>
              <w:right w:val="single" w:sz="8" w:space="0" w:color="auto"/>
            </w:tcBorders>
          </w:tcPr>
          <w:p w14:paraId="573EB71A" w14:textId="562D2B4A" w:rsidR="4260ECC6" w:rsidRDefault="6772A09B"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(Fund Raiser Rentals) </w:t>
            </w:r>
          </w:p>
        </w:tc>
        <w:tc>
          <w:tcPr>
            <w:tcW w:w="3855" w:type="dxa"/>
            <w:tcBorders>
              <w:top w:val="single" w:sz="8" w:space="0" w:color="auto"/>
              <w:left w:val="single" w:sz="8" w:space="0" w:color="auto"/>
              <w:bottom w:val="single" w:sz="8" w:space="0" w:color="auto"/>
              <w:right w:val="single" w:sz="8" w:space="0" w:color="auto"/>
            </w:tcBorders>
          </w:tcPr>
          <w:p w14:paraId="22397B1C" w14:textId="6C343EE4" w:rsidR="4260ECC6" w:rsidRDefault="6772A09B"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18</w:t>
            </w:r>
          </w:p>
        </w:tc>
      </w:tr>
      <w:tr w:rsidR="4260ECC6" w14:paraId="4B19F375" w14:textId="77777777" w:rsidTr="6CFDE0A7">
        <w:trPr>
          <w:trHeight w:val="300"/>
        </w:trPr>
        <w:tc>
          <w:tcPr>
            <w:tcW w:w="4590" w:type="dxa"/>
            <w:tcBorders>
              <w:top w:val="single" w:sz="8" w:space="0" w:color="auto"/>
              <w:left w:val="single" w:sz="8" w:space="0" w:color="auto"/>
              <w:bottom w:val="single" w:sz="8" w:space="0" w:color="auto"/>
              <w:right w:val="single" w:sz="8" w:space="0" w:color="auto"/>
            </w:tcBorders>
          </w:tcPr>
          <w:p w14:paraId="6C3FDE62" w14:textId="0AE8FB76" w:rsidR="05B0D6FB" w:rsidRDefault="1F988BF2"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w:t>
            </w:r>
            <w:r w:rsidR="7578C5A6" w:rsidRPr="6CFDE0A7">
              <w:rPr>
                <w:rFonts w:ascii="Times New Roman" w:eastAsia="Times New Roman" w:hAnsi="Times New Roman" w:cs="Times New Roman"/>
                <w:sz w:val="24"/>
                <w:szCs w:val="24"/>
              </w:rPr>
              <w:t>Viking Elite T Ball/Soft Ball/ Base Ball</w:t>
            </w:r>
            <w:r w:rsidRPr="6CFDE0A7">
              <w:rPr>
                <w:rFonts w:ascii="Times New Roman" w:eastAsia="Times New Roman" w:hAnsi="Times New Roman" w:cs="Times New Roman"/>
                <w:sz w:val="24"/>
                <w:szCs w:val="24"/>
              </w:rPr>
              <w:t xml:space="preserve"> </w:t>
            </w:r>
          </w:p>
          <w:p w14:paraId="02CCF39A" w14:textId="29A1911A" w:rsidR="05B0D6FB" w:rsidRDefault="1F988BF2"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p>
        </w:tc>
        <w:tc>
          <w:tcPr>
            <w:tcW w:w="3855" w:type="dxa"/>
            <w:tcBorders>
              <w:top w:val="single" w:sz="8" w:space="0" w:color="auto"/>
              <w:left w:val="single" w:sz="8" w:space="0" w:color="auto"/>
              <w:bottom w:val="single" w:sz="8" w:space="0" w:color="auto"/>
              <w:right w:val="single" w:sz="8" w:space="0" w:color="auto"/>
            </w:tcBorders>
          </w:tcPr>
          <w:p w14:paraId="58E6F100" w14:textId="20B2ACCA" w:rsidR="01FDECCC" w:rsidRDefault="2EFE11A5"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96</w:t>
            </w:r>
          </w:p>
        </w:tc>
      </w:tr>
      <w:tr w:rsidR="05B0D6FB" w14:paraId="28EAA065" w14:textId="77777777" w:rsidTr="6CFDE0A7">
        <w:trPr>
          <w:trHeight w:val="300"/>
        </w:trPr>
        <w:tc>
          <w:tcPr>
            <w:tcW w:w="4590" w:type="dxa"/>
            <w:tcBorders>
              <w:top w:val="single" w:sz="8" w:space="0" w:color="auto"/>
              <w:left w:val="single" w:sz="8" w:space="0" w:color="auto"/>
              <w:bottom w:val="single" w:sz="8" w:space="0" w:color="auto"/>
              <w:right w:val="single" w:sz="8" w:space="0" w:color="auto"/>
            </w:tcBorders>
          </w:tcPr>
          <w:p w14:paraId="6BDA1465" w14:textId="15B5A136" w:rsidR="05B0D6FB" w:rsidRDefault="1F988BF2"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w:t>
            </w:r>
            <w:r w:rsidR="01F0EAED" w:rsidRPr="6CFDE0A7">
              <w:rPr>
                <w:rFonts w:ascii="Times New Roman" w:eastAsia="Times New Roman" w:hAnsi="Times New Roman" w:cs="Times New Roman"/>
                <w:sz w:val="24"/>
                <w:szCs w:val="24"/>
              </w:rPr>
              <w:t>Festival, New</w:t>
            </w:r>
            <w:r w:rsidRPr="6CFDE0A7">
              <w:rPr>
                <w:rFonts w:ascii="Times New Roman" w:eastAsia="Times New Roman" w:hAnsi="Times New Roman" w:cs="Times New Roman"/>
                <w:sz w:val="24"/>
                <w:szCs w:val="24"/>
              </w:rPr>
              <w:t xml:space="preserve">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Halloween Event   </w:t>
            </w:r>
          </w:p>
        </w:tc>
        <w:tc>
          <w:tcPr>
            <w:tcW w:w="3855" w:type="dxa"/>
            <w:tcBorders>
              <w:top w:val="single" w:sz="8" w:space="0" w:color="auto"/>
              <w:left w:val="single" w:sz="8" w:space="0" w:color="auto"/>
              <w:bottom w:val="single" w:sz="8" w:space="0" w:color="auto"/>
              <w:right w:val="single" w:sz="8" w:space="0" w:color="auto"/>
            </w:tcBorders>
          </w:tcPr>
          <w:p w14:paraId="30B1B1FB" w14:textId="4CF3EC36" w:rsidR="05B0D6FB" w:rsidRDefault="1F988BF2"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32</w:t>
            </w:r>
          </w:p>
        </w:tc>
      </w:tr>
      <w:tr w:rsidR="05B0D6FB" w14:paraId="36E14DC7" w14:textId="77777777" w:rsidTr="6CFDE0A7">
        <w:trPr>
          <w:trHeight w:val="300"/>
        </w:trPr>
        <w:tc>
          <w:tcPr>
            <w:tcW w:w="4590" w:type="dxa"/>
            <w:tcBorders>
              <w:top w:val="single" w:sz="8" w:space="0" w:color="auto"/>
              <w:left w:val="single" w:sz="8" w:space="0" w:color="auto"/>
              <w:bottom w:val="single" w:sz="8" w:space="0" w:color="auto"/>
              <w:right w:val="single" w:sz="8" w:space="0" w:color="auto"/>
            </w:tcBorders>
          </w:tcPr>
          <w:p w14:paraId="5D20505F" w14:textId="7F240977" w:rsidR="05B0D6FB" w:rsidRDefault="4D689D6A"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Soccer Training/ Baseball and Soft Ball</w:t>
            </w:r>
            <w:r w:rsidR="1F988BF2" w:rsidRPr="6CFDE0A7">
              <w:rPr>
                <w:rFonts w:ascii="Times New Roman" w:eastAsia="Times New Roman" w:hAnsi="Times New Roman" w:cs="Times New Roman"/>
                <w:sz w:val="24"/>
                <w:szCs w:val="24"/>
              </w:rPr>
              <w:t xml:space="preserve"> </w:t>
            </w:r>
          </w:p>
        </w:tc>
        <w:tc>
          <w:tcPr>
            <w:tcW w:w="3855" w:type="dxa"/>
            <w:tcBorders>
              <w:top w:val="single" w:sz="8" w:space="0" w:color="auto"/>
              <w:left w:val="single" w:sz="8" w:space="0" w:color="auto"/>
              <w:bottom w:val="single" w:sz="8" w:space="0" w:color="auto"/>
              <w:right w:val="single" w:sz="8" w:space="0" w:color="auto"/>
            </w:tcBorders>
          </w:tcPr>
          <w:p w14:paraId="22744B7C" w14:textId="6214811A" w:rsidR="5F712E97" w:rsidRDefault="7AE35799"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31</w:t>
            </w:r>
          </w:p>
        </w:tc>
      </w:tr>
      <w:tr w:rsidR="6CFDE0A7" w14:paraId="26CB9E72" w14:textId="77777777" w:rsidTr="6CFDE0A7">
        <w:trPr>
          <w:trHeight w:val="300"/>
        </w:trPr>
        <w:tc>
          <w:tcPr>
            <w:tcW w:w="4590" w:type="dxa"/>
            <w:tcBorders>
              <w:top w:val="single" w:sz="8" w:space="0" w:color="auto"/>
              <w:left w:val="single" w:sz="8" w:space="0" w:color="auto"/>
              <w:bottom w:val="single" w:sz="8" w:space="0" w:color="auto"/>
              <w:right w:val="single" w:sz="8" w:space="0" w:color="auto"/>
            </w:tcBorders>
          </w:tcPr>
          <w:p w14:paraId="5DB139A8" w14:textId="78C9599F" w:rsidR="6CFDE0A7" w:rsidRDefault="6CFDE0A7"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 xml:space="preserve">Baseball/Softball/T Ball Tournaments </w:t>
            </w:r>
          </w:p>
        </w:tc>
        <w:tc>
          <w:tcPr>
            <w:tcW w:w="3855" w:type="dxa"/>
            <w:tcBorders>
              <w:top w:val="single" w:sz="8" w:space="0" w:color="auto"/>
              <w:left w:val="single" w:sz="8" w:space="0" w:color="auto"/>
              <w:bottom w:val="single" w:sz="8" w:space="0" w:color="auto"/>
              <w:right w:val="single" w:sz="8" w:space="0" w:color="auto"/>
            </w:tcBorders>
          </w:tcPr>
          <w:p w14:paraId="1EC2D8D4" w14:textId="53D6A62A" w:rsidR="6CFDE0A7" w:rsidRDefault="6CFDE0A7"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126</w:t>
            </w:r>
          </w:p>
        </w:tc>
      </w:tr>
    </w:tbl>
    <w:p w14:paraId="5E778E25" w14:textId="033A6D9A" w:rsidR="7D465218" w:rsidRDefault="742BA9BE" w:rsidP="6CFDE0A7">
      <w:pPr>
        <w:jc w:val="both"/>
        <w:rPr>
          <w:rFonts w:ascii="Times New Roman" w:eastAsia="Times New Roman" w:hAnsi="Times New Roman" w:cs="Times New Roman"/>
          <w:sz w:val="24"/>
          <w:szCs w:val="24"/>
          <w:u w:val="single"/>
        </w:rPr>
      </w:pPr>
      <w:r w:rsidRPr="6CFDE0A7">
        <w:rPr>
          <w:rFonts w:ascii="Times New Roman" w:eastAsia="Times New Roman" w:hAnsi="Times New Roman" w:cs="Times New Roman"/>
          <w:sz w:val="24"/>
          <w:szCs w:val="24"/>
        </w:rPr>
        <w:t xml:space="preserve">4.2 </w:t>
      </w:r>
      <w:r w:rsidRPr="6CFDE0A7">
        <w:rPr>
          <w:rFonts w:ascii="Times New Roman" w:eastAsia="Times New Roman" w:hAnsi="Times New Roman" w:cs="Times New Roman"/>
          <w:sz w:val="24"/>
          <w:szCs w:val="24"/>
          <w:u w:val="single"/>
        </w:rPr>
        <w:t>Capacity vs. Demand</w:t>
      </w:r>
    </w:p>
    <w:p w14:paraId="567268F4" w14:textId="2B2A5522" w:rsidR="7D465218" w:rsidRDefault="742BA9BE"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4.2.1 Capacity Allocation in hours for Current NMSR Program</w:t>
      </w:r>
    </w:p>
    <w:p w14:paraId="6326C4E8" w14:textId="747CFF45" w:rsidR="7D465218" w:rsidRDefault="27D4E74A"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r w:rsidR="7D465218">
        <w:tab/>
      </w:r>
      <w:r w:rsidR="6661E6DC" w:rsidRPr="6CFDE0A7">
        <w:rPr>
          <w:rFonts w:ascii="Times New Roman" w:eastAsia="Times New Roman" w:hAnsi="Times New Roman" w:cs="Times New Roman"/>
          <w:sz w:val="24"/>
          <w:szCs w:val="24"/>
        </w:rPr>
        <w:t>Table 4.0</w:t>
      </w:r>
    </w:p>
    <w:p w14:paraId="0A87306F" w14:textId="4AE8E3B3" w:rsidR="7D465218" w:rsidRDefault="482D9AAB" w:rsidP="6CFDE0A7">
      <w:pPr>
        <w:pStyle w:val="ListParagraph"/>
        <w:ind w:left="360"/>
        <w:rPr>
          <w:rFonts w:ascii="Times New Roman" w:eastAsia="Times New Roman" w:hAnsi="Times New Roman" w:cs="Times New Roman"/>
        </w:rPr>
      </w:pPr>
      <w:r>
        <w:rPr>
          <w:noProof/>
        </w:rPr>
        <w:drawing>
          <wp:inline distT="0" distB="0" distL="0" distR="0" wp14:anchorId="611308DA" wp14:editId="2B663E98">
            <wp:extent cx="5762716" cy="5981698"/>
            <wp:effectExtent l="0" t="0" r="0" b="0"/>
            <wp:docPr id="1631673982" name="Picture 1631673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t="1950"/>
                    <a:stretch>
                      <a:fillRect/>
                    </a:stretch>
                  </pic:blipFill>
                  <pic:spPr>
                    <a:xfrm>
                      <a:off x="0" y="0"/>
                      <a:ext cx="5762716" cy="5981698"/>
                    </a:xfrm>
                    <a:prstGeom prst="rect">
                      <a:avLst/>
                    </a:prstGeom>
                  </pic:spPr>
                </pic:pic>
              </a:graphicData>
            </a:graphic>
          </wp:inline>
        </w:drawing>
      </w:r>
    </w:p>
    <w:p w14:paraId="4FA2018C" w14:textId="0F81D7D1" w:rsidR="765956C1" w:rsidRDefault="765956C1" w:rsidP="6CFDE0A7">
      <w:pPr>
        <w:pStyle w:val="ListParagraph"/>
        <w:ind w:left="36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A comparison of Table 4.0 above and Table 1.0 shows that the Capacity Utilization of NSMR facili</w:t>
      </w:r>
      <w:r w:rsidR="7CBFED25" w:rsidRPr="6CFDE0A7">
        <w:rPr>
          <w:rFonts w:ascii="Times New Roman" w:eastAsia="Times New Roman" w:hAnsi="Times New Roman" w:cs="Times New Roman"/>
          <w:sz w:val="24"/>
          <w:szCs w:val="24"/>
        </w:rPr>
        <w:t xml:space="preserve">ty in both tables are approximately the same </w:t>
      </w:r>
      <w:r w:rsidR="0D6E8910" w:rsidRPr="6CFDE0A7">
        <w:rPr>
          <w:rFonts w:ascii="Times New Roman" w:eastAsia="Times New Roman" w:hAnsi="Times New Roman" w:cs="Times New Roman"/>
          <w:sz w:val="24"/>
          <w:szCs w:val="24"/>
        </w:rPr>
        <w:t xml:space="preserve">with </w:t>
      </w:r>
      <w:r w:rsidR="7147BD65" w:rsidRPr="6CFDE0A7">
        <w:rPr>
          <w:rFonts w:ascii="Times New Roman" w:eastAsia="Times New Roman" w:hAnsi="Times New Roman" w:cs="Times New Roman"/>
          <w:sz w:val="24"/>
          <w:szCs w:val="24"/>
        </w:rPr>
        <w:t>the</w:t>
      </w:r>
      <w:r w:rsidR="0D6E8910" w:rsidRPr="6CFDE0A7">
        <w:rPr>
          <w:rFonts w:ascii="Times New Roman" w:eastAsia="Times New Roman" w:hAnsi="Times New Roman" w:cs="Times New Roman"/>
          <w:sz w:val="24"/>
          <w:szCs w:val="24"/>
        </w:rPr>
        <w:t xml:space="preserve"> highest </w:t>
      </w:r>
      <w:r w:rsidR="1E98B412" w:rsidRPr="6CFDE0A7">
        <w:rPr>
          <w:rFonts w:ascii="Times New Roman" w:eastAsia="Times New Roman" w:hAnsi="Times New Roman" w:cs="Times New Roman"/>
          <w:sz w:val="24"/>
          <w:szCs w:val="24"/>
        </w:rPr>
        <w:t>difference of</w:t>
      </w:r>
      <w:r w:rsidR="0D6E8910" w:rsidRPr="6CFDE0A7">
        <w:rPr>
          <w:rFonts w:ascii="Times New Roman" w:eastAsia="Times New Roman" w:hAnsi="Times New Roman" w:cs="Times New Roman"/>
          <w:sz w:val="24"/>
          <w:szCs w:val="24"/>
        </w:rPr>
        <w:t xml:space="preserve"> </w:t>
      </w:r>
      <w:r w:rsidR="564F2713" w:rsidRPr="6CFDE0A7">
        <w:rPr>
          <w:rFonts w:ascii="Times New Roman" w:eastAsia="Times New Roman" w:hAnsi="Times New Roman" w:cs="Times New Roman"/>
          <w:sz w:val="24"/>
          <w:szCs w:val="24"/>
        </w:rPr>
        <w:t xml:space="preserve">just </w:t>
      </w:r>
      <w:r w:rsidR="0D6E8910" w:rsidRPr="6CFDE0A7">
        <w:rPr>
          <w:rFonts w:ascii="Times New Roman" w:eastAsia="Times New Roman" w:hAnsi="Times New Roman" w:cs="Times New Roman"/>
          <w:sz w:val="24"/>
          <w:szCs w:val="24"/>
        </w:rPr>
        <w:t>6% for the activity center.</w:t>
      </w:r>
      <w:r w:rsidR="2965DA45" w:rsidRPr="6CFDE0A7">
        <w:rPr>
          <w:rFonts w:ascii="Times New Roman" w:eastAsia="Times New Roman" w:hAnsi="Times New Roman" w:cs="Times New Roman"/>
          <w:sz w:val="24"/>
          <w:szCs w:val="24"/>
        </w:rPr>
        <w:t xml:space="preserve"> </w:t>
      </w:r>
      <w:r w:rsidR="47ADCCFD" w:rsidRPr="6CFDE0A7">
        <w:rPr>
          <w:rFonts w:ascii="Times New Roman" w:eastAsia="Times New Roman" w:hAnsi="Times New Roman" w:cs="Times New Roman"/>
          <w:sz w:val="24"/>
          <w:szCs w:val="24"/>
        </w:rPr>
        <w:t xml:space="preserve">Therefore, </w:t>
      </w:r>
      <w:r w:rsidR="7CBFED25" w:rsidRPr="6CFDE0A7">
        <w:rPr>
          <w:rFonts w:ascii="Times New Roman" w:eastAsia="Times New Roman" w:hAnsi="Times New Roman" w:cs="Times New Roman"/>
          <w:sz w:val="24"/>
          <w:szCs w:val="24"/>
        </w:rPr>
        <w:t xml:space="preserve">we are confident to </w:t>
      </w:r>
      <w:r w:rsidR="4424AFD0" w:rsidRPr="6CFDE0A7">
        <w:rPr>
          <w:rFonts w:ascii="Times New Roman" w:eastAsia="Times New Roman" w:hAnsi="Times New Roman" w:cs="Times New Roman"/>
          <w:sz w:val="24"/>
          <w:szCs w:val="24"/>
        </w:rPr>
        <w:t xml:space="preserve">use </w:t>
      </w:r>
      <w:r w:rsidR="25751819" w:rsidRPr="6CFDE0A7">
        <w:rPr>
          <w:rFonts w:ascii="Times New Roman" w:eastAsia="Times New Roman" w:hAnsi="Times New Roman" w:cs="Times New Roman"/>
          <w:sz w:val="24"/>
          <w:szCs w:val="24"/>
        </w:rPr>
        <w:t>the same</w:t>
      </w:r>
      <w:r w:rsidR="4424AFD0" w:rsidRPr="6CFDE0A7">
        <w:rPr>
          <w:rFonts w:ascii="Times New Roman" w:eastAsia="Times New Roman" w:hAnsi="Times New Roman" w:cs="Times New Roman"/>
          <w:sz w:val="24"/>
          <w:szCs w:val="24"/>
        </w:rPr>
        <w:t xml:space="preserve"> value</w:t>
      </w:r>
      <w:r w:rsidR="2C5C8871" w:rsidRPr="6CFDE0A7">
        <w:rPr>
          <w:rFonts w:ascii="Times New Roman" w:eastAsia="Times New Roman" w:hAnsi="Times New Roman" w:cs="Times New Roman"/>
          <w:sz w:val="24"/>
          <w:szCs w:val="24"/>
        </w:rPr>
        <w:t xml:space="preserve"> and assumptions</w:t>
      </w:r>
      <w:r w:rsidR="4424AFD0" w:rsidRPr="6CFDE0A7">
        <w:rPr>
          <w:rFonts w:ascii="Times New Roman" w:eastAsia="Times New Roman" w:hAnsi="Times New Roman" w:cs="Times New Roman"/>
          <w:sz w:val="24"/>
          <w:szCs w:val="24"/>
        </w:rPr>
        <w:t xml:space="preserve"> to plan for programs in the activity center.</w:t>
      </w:r>
    </w:p>
    <w:p w14:paraId="5D44C076" w14:textId="13FF6FD8" w:rsidR="6CFDE0A7" w:rsidRDefault="6CFDE0A7" w:rsidP="6CFDE0A7">
      <w:pPr>
        <w:pStyle w:val="ListParagraph"/>
        <w:ind w:left="360"/>
        <w:rPr>
          <w:rFonts w:ascii="Times New Roman" w:eastAsia="Times New Roman" w:hAnsi="Times New Roman" w:cs="Times New Roman"/>
          <w:b/>
          <w:bCs/>
          <w:i/>
          <w:iCs/>
          <w:sz w:val="16"/>
          <w:szCs w:val="16"/>
        </w:rPr>
      </w:pPr>
    </w:p>
    <w:p w14:paraId="1B7A6C6D" w14:textId="0503FE0E" w:rsidR="7D465218" w:rsidRDefault="06CD1DC6" w:rsidP="6CFDE0A7">
      <w:pPr>
        <w:pStyle w:val="ListParagraph"/>
        <w:ind w:left="360"/>
        <w:rPr>
          <w:rFonts w:ascii="Times New Roman" w:eastAsia="Times New Roman" w:hAnsi="Times New Roman" w:cs="Times New Roman"/>
          <w:b/>
          <w:bCs/>
          <w:i/>
          <w:iCs/>
          <w:sz w:val="16"/>
          <w:szCs w:val="16"/>
        </w:rPr>
      </w:pPr>
      <w:r w:rsidRPr="6CFDE0A7">
        <w:rPr>
          <w:rFonts w:ascii="Times New Roman" w:eastAsia="Times New Roman" w:hAnsi="Times New Roman" w:cs="Times New Roman"/>
          <w:b/>
          <w:bCs/>
          <w:i/>
          <w:iCs/>
          <w:sz w:val="16"/>
          <w:szCs w:val="16"/>
        </w:rPr>
        <w:lastRenderedPageBreak/>
        <w:t>N/B</w:t>
      </w:r>
      <w:r w:rsidR="7FB3E544" w:rsidRPr="6CFDE0A7">
        <w:rPr>
          <w:rFonts w:ascii="Times New Roman" w:eastAsia="Times New Roman" w:hAnsi="Times New Roman" w:cs="Times New Roman"/>
          <w:b/>
          <w:bCs/>
          <w:i/>
          <w:iCs/>
          <w:sz w:val="16"/>
          <w:szCs w:val="16"/>
        </w:rPr>
        <w:t xml:space="preserve">- </w:t>
      </w:r>
      <w:r w:rsidR="7C035094" w:rsidRPr="6CFDE0A7">
        <w:rPr>
          <w:rFonts w:ascii="Times New Roman" w:eastAsia="Times New Roman" w:hAnsi="Times New Roman" w:cs="Times New Roman"/>
          <w:b/>
          <w:bCs/>
          <w:i/>
          <w:iCs/>
          <w:sz w:val="16"/>
          <w:szCs w:val="16"/>
        </w:rPr>
        <w:t xml:space="preserve">See Appendix </w:t>
      </w:r>
      <w:r w:rsidR="13A8EEB8" w:rsidRPr="6CFDE0A7">
        <w:rPr>
          <w:rFonts w:ascii="Times New Roman" w:eastAsia="Times New Roman" w:hAnsi="Times New Roman" w:cs="Times New Roman"/>
          <w:b/>
          <w:bCs/>
          <w:i/>
          <w:iCs/>
          <w:sz w:val="16"/>
          <w:szCs w:val="16"/>
        </w:rPr>
        <w:t>3</w:t>
      </w:r>
      <w:r w:rsidR="7C035094" w:rsidRPr="6CFDE0A7">
        <w:rPr>
          <w:rFonts w:ascii="Times New Roman" w:eastAsia="Times New Roman" w:hAnsi="Times New Roman" w:cs="Times New Roman"/>
          <w:b/>
          <w:bCs/>
          <w:i/>
          <w:iCs/>
          <w:sz w:val="16"/>
          <w:szCs w:val="16"/>
        </w:rPr>
        <w:t xml:space="preserve"> for</w:t>
      </w:r>
      <w:r w:rsidR="7C8AB341" w:rsidRPr="6CFDE0A7">
        <w:rPr>
          <w:rFonts w:ascii="Times New Roman" w:eastAsia="Times New Roman" w:hAnsi="Times New Roman" w:cs="Times New Roman"/>
          <w:b/>
          <w:bCs/>
          <w:i/>
          <w:iCs/>
          <w:sz w:val="16"/>
          <w:szCs w:val="16"/>
        </w:rPr>
        <w:t xml:space="preserve"> </w:t>
      </w:r>
      <w:r w:rsidR="2C6E2CDD" w:rsidRPr="6CFDE0A7">
        <w:rPr>
          <w:rFonts w:ascii="Times New Roman" w:eastAsia="Times New Roman" w:hAnsi="Times New Roman" w:cs="Times New Roman"/>
          <w:b/>
          <w:bCs/>
          <w:i/>
          <w:iCs/>
          <w:sz w:val="16"/>
          <w:szCs w:val="16"/>
        </w:rPr>
        <w:t>e</w:t>
      </w:r>
      <w:r w:rsidR="7C8AB341" w:rsidRPr="6CFDE0A7">
        <w:rPr>
          <w:rFonts w:ascii="Times New Roman" w:eastAsia="Times New Roman" w:hAnsi="Times New Roman" w:cs="Times New Roman"/>
          <w:b/>
          <w:bCs/>
          <w:i/>
          <w:iCs/>
          <w:sz w:val="16"/>
          <w:szCs w:val="16"/>
        </w:rPr>
        <w:t>xplanations o</w:t>
      </w:r>
      <w:r w:rsidR="5C2FCA11" w:rsidRPr="6CFDE0A7">
        <w:rPr>
          <w:rFonts w:ascii="Times New Roman" w:eastAsia="Times New Roman" w:hAnsi="Times New Roman" w:cs="Times New Roman"/>
          <w:b/>
          <w:bCs/>
          <w:i/>
          <w:iCs/>
          <w:sz w:val="16"/>
          <w:szCs w:val="16"/>
        </w:rPr>
        <w:t>n</w:t>
      </w:r>
      <w:r w:rsidR="7C8AB341" w:rsidRPr="6CFDE0A7">
        <w:rPr>
          <w:rFonts w:ascii="Times New Roman" w:eastAsia="Times New Roman" w:hAnsi="Times New Roman" w:cs="Times New Roman"/>
          <w:b/>
          <w:bCs/>
          <w:i/>
          <w:iCs/>
          <w:sz w:val="16"/>
          <w:szCs w:val="16"/>
        </w:rPr>
        <w:t xml:space="preserve"> the data</w:t>
      </w:r>
      <w:r w:rsidR="7C035094" w:rsidRPr="6CFDE0A7">
        <w:rPr>
          <w:rFonts w:ascii="Times New Roman" w:eastAsia="Times New Roman" w:hAnsi="Times New Roman" w:cs="Times New Roman"/>
          <w:b/>
          <w:bCs/>
          <w:i/>
          <w:iCs/>
          <w:sz w:val="16"/>
          <w:szCs w:val="16"/>
        </w:rPr>
        <w:t xml:space="preserve"> Source </w:t>
      </w:r>
      <w:r w:rsidR="1F462F34" w:rsidRPr="6CFDE0A7">
        <w:rPr>
          <w:rFonts w:ascii="Times New Roman" w:eastAsia="Times New Roman" w:hAnsi="Times New Roman" w:cs="Times New Roman"/>
          <w:b/>
          <w:bCs/>
          <w:i/>
          <w:iCs/>
          <w:sz w:val="16"/>
          <w:szCs w:val="16"/>
        </w:rPr>
        <w:t>and the e</w:t>
      </w:r>
      <w:r w:rsidR="7C035094" w:rsidRPr="6CFDE0A7">
        <w:rPr>
          <w:rFonts w:ascii="Times New Roman" w:eastAsia="Times New Roman" w:hAnsi="Times New Roman" w:cs="Times New Roman"/>
          <w:b/>
          <w:bCs/>
          <w:i/>
          <w:iCs/>
          <w:sz w:val="16"/>
          <w:szCs w:val="16"/>
        </w:rPr>
        <w:t xml:space="preserve">stimation </w:t>
      </w:r>
      <w:r w:rsidR="14AD8370" w:rsidRPr="6CFDE0A7">
        <w:rPr>
          <w:rFonts w:ascii="Times New Roman" w:eastAsia="Times New Roman" w:hAnsi="Times New Roman" w:cs="Times New Roman"/>
          <w:b/>
          <w:bCs/>
          <w:i/>
          <w:iCs/>
          <w:sz w:val="16"/>
          <w:szCs w:val="16"/>
        </w:rPr>
        <w:t xml:space="preserve">calculations </w:t>
      </w:r>
      <w:r w:rsidR="7C035094" w:rsidRPr="6CFDE0A7">
        <w:rPr>
          <w:rFonts w:ascii="Times New Roman" w:eastAsia="Times New Roman" w:hAnsi="Times New Roman" w:cs="Times New Roman"/>
          <w:b/>
          <w:bCs/>
          <w:i/>
          <w:iCs/>
          <w:sz w:val="16"/>
          <w:szCs w:val="16"/>
        </w:rPr>
        <w:t xml:space="preserve">of </w:t>
      </w:r>
      <w:r w:rsidR="1D4BDE13" w:rsidRPr="6CFDE0A7">
        <w:rPr>
          <w:rFonts w:ascii="Times New Roman" w:eastAsia="Times New Roman" w:hAnsi="Times New Roman" w:cs="Times New Roman"/>
          <w:b/>
          <w:bCs/>
          <w:i/>
          <w:iCs/>
          <w:sz w:val="16"/>
          <w:szCs w:val="16"/>
        </w:rPr>
        <w:t xml:space="preserve">the </w:t>
      </w:r>
      <w:r w:rsidR="7C035094" w:rsidRPr="6CFDE0A7">
        <w:rPr>
          <w:rFonts w:ascii="Times New Roman" w:eastAsia="Times New Roman" w:hAnsi="Times New Roman" w:cs="Times New Roman"/>
          <w:b/>
          <w:bCs/>
          <w:i/>
          <w:iCs/>
          <w:sz w:val="16"/>
          <w:szCs w:val="16"/>
        </w:rPr>
        <w:t>average yearly demand and Capacity Allocation of current NMSR program</w:t>
      </w:r>
      <w:r w:rsidR="6C5C0138" w:rsidRPr="6CFDE0A7">
        <w:rPr>
          <w:rFonts w:ascii="Times New Roman" w:eastAsia="Times New Roman" w:hAnsi="Times New Roman" w:cs="Times New Roman"/>
          <w:b/>
          <w:bCs/>
          <w:i/>
          <w:iCs/>
          <w:sz w:val="16"/>
          <w:szCs w:val="16"/>
        </w:rPr>
        <w:t>s as shown in Table 4.0 above.</w:t>
      </w:r>
    </w:p>
    <w:p w14:paraId="27C4432E" w14:textId="7456299C" w:rsidR="7D465218" w:rsidRDefault="4819FF7A"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4.2.</w:t>
      </w:r>
      <w:r w:rsidR="007D4CD8">
        <w:rPr>
          <w:rFonts w:ascii="Times New Roman" w:eastAsia="Times New Roman" w:hAnsi="Times New Roman" w:cs="Times New Roman"/>
          <w:sz w:val="24"/>
          <w:szCs w:val="24"/>
        </w:rPr>
        <w:t>2</w:t>
      </w:r>
      <w:r w:rsidRPr="6CFDE0A7">
        <w:rPr>
          <w:rFonts w:ascii="Times New Roman" w:eastAsia="Times New Roman" w:hAnsi="Times New Roman" w:cs="Times New Roman"/>
          <w:sz w:val="24"/>
          <w:szCs w:val="24"/>
        </w:rPr>
        <w:t xml:space="preserve"> </w:t>
      </w:r>
      <w:r w:rsidR="0E3BD397" w:rsidRPr="6CFDE0A7">
        <w:rPr>
          <w:rFonts w:ascii="Times New Roman" w:eastAsia="Times New Roman" w:hAnsi="Times New Roman" w:cs="Times New Roman"/>
          <w:sz w:val="24"/>
          <w:szCs w:val="24"/>
        </w:rPr>
        <w:t>Analyzing</w:t>
      </w:r>
      <w:r w:rsidRPr="6CFDE0A7">
        <w:rPr>
          <w:rFonts w:ascii="Times New Roman" w:eastAsia="Times New Roman" w:hAnsi="Times New Roman" w:cs="Times New Roman"/>
          <w:sz w:val="24"/>
          <w:szCs w:val="24"/>
        </w:rPr>
        <w:t xml:space="preserve"> Capacity vs Demand of Current NMSR Products </w:t>
      </w:r>
      <w:r w:rsidR="04FB494C" w:rsidRPr="6CFDE0A7">
        <w:rPr>
          <w:rFonts w:ascii="Times New Roman" w:eastAsia="Times New Roman" w:hAnsi="Times New Roman" w:cs="Times New Roman"/>
          <w:sz w:val="24"/>
          <w:szCs w:val="24"/>
        </w:rPr>
        <w:t xml:space="preserve">by </w:t>
      </w:r>
      <w:r w:rsidRPr="6CFDE0A7">
        <w:rPr>
          <w:rFonts w:ascii="Times New Roman" w:eastAsia="Times New Roman" w:hAnsi="Times New Roman" w:cs="Times New Roman"/>
          <w:sz w:val="24"/>
          <w:szCs w:val="24"/>
        </w:rPr>
        <w:t>using Pareto Chart</w:t>
      </w:r>
    </w:p>
    <w:p w14:paraId="473FDB5D" w14:textId="19042C0F" w:rsidR="7D465218" w:rsidRDefault="4CB40523"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Fig. 1</w:t>
      </w:r>
    </w:p>
    <w:p w14:paraId="2572F895" w14:textId="30F6CBDD" w:rsidR="7D465218" w:rsidRDefault="4BC82674" w:rsidP="6CFDE0A7">
      <w:pPr>
        <w:rPr>
          <w:rFonts w:ascii="Times New Roman" w:eastAsia="Times New Roman" w:hAnsi="Times New Roman" w:cs="Times New Roman"/>
        </w:rPr>
      </w:pPr>
      <w:r>
        <w:rPr>
          <w:noProof/>
        </w:rPr>
        <w:drawing>
          <wp:inline distT="0" distB="0" distL="0" distR="0" wp14:anchorId="442FFB30" wp14:editId="13E900D0">
            <wp:extent cx="4572000" cy="2743200"/>
            <wp:effectExtent l="0" t="0" r="0" b="0"/>
            <wp:docPr id="352112944" name="Picture 35211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462C98C9" w14:textId="6F47A721" w:rsidR="0A57CD77" w:rsidRDefault="0A57CD77"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Based on the chart above, Viking Flag Football (Flag in Spring and Tackle in Fall) consists of 34.64 percent of the revenue, and New </w:t>
      </w:r>
      <w:proofErr w:type="spellStart"/>
      <w:r w:rsidRPr="6CFDE0A7">
        <w:rPr>
          <w:rFonts w:ascii="Times New Roman" w:eastAsia="Times New Roman" w:hAnsi="Times New Roman" w:cs="Times New Roman"/>
          <w:sz w:val="24"/>
          <w:szCs w:val="24"/>
        </w:rPr>
        <w:t>Melle's</w:t>
      </w:r>
      <w:proofErr w:type="spellEnd"/>
      <w:r w:rsidRPr="6CFDE0A7">
        <w:rPr>
          <w:rFonts w:ascii="Times New Roman" w:eastAsia="Times New Roman" w:hAnsi="Times New Roman" w:cs="Times New Roman"/>
          <w:sz w:val="24"/>
          <w:szCs w:val="24"/>
        </w:rPr>
        <w:t xml:space="preserve"> Festival and Halloween Event consists of 26.97 of the revenue. The two accounted for 61.6% of the revenue of NMSR. The Pareto chart shows that the top 2 products are mainly the revenue sources of NMSR.</w:t>
      </w:r>
    </w:p>
    <w:p w14:paraId="52B7D8C9" w14:textId="2374E017" w:rsidR="7F88BBBF" w:rsidRDefault="7F88BBBF" w:rsidP="6CFDE0A7">
      <w:pPr>
        <w:jc w:val="both"/>
      </w:pPr>
      <w:r w:rsidRPr="6CFDE0A7">
        <w:rPr>
          <w:rFonts w:ascii="Times New Roman" w:eastAsia="Times New Roman" w:hAnsi="Times New Roman" w:cs="Times New Roman"/>
          <w:sz w:val="24"/>
          <w:szCs w:val="24"/>
        </w:rPr>
        <w:t>T</w:t>
      </w:r>
      <w:r w:rsidR="0A57CD77" w:rsidRPr="6CFDE0A7">
        <w:rPr>
          <w:rFonts w:ascii="Times New Roman" w:eastAsia="Times New Roman" w:hAnsi="Times New Roman" w:cs="Times New Roman"/>
          <w:sz w:val="24"/>
          <w:szCs w:val="24"/>
        </w:rPr>
        <w:t xml:space="preserve">he top five products are Jr. Viking Flag Football, New </w:t>
      </w:r>
      <w:proofErr w:type="spellStart"/>
      <w:r w:rsidR="0A57CD77" w:rsidRPr="6CFDE0A7">
        <w:rPr>
          <w:rFonts w:ascii="Times New Roman" w:eastAsia="Times New Roman" w:hAnsi="Times New Roman" w:cs="Times New Roman"/>
          <w:sz w:val="24"/>
          <w:szCs w:val="24"/>
        </w:rPr>
        <w:t>Melle's</w:t>
      </w:r>
      <w:proofErr w:type="spellEnd"/>
      <w:r w:rsidR="0A57CD77" w:rsidRPr="6CFDE0A7">
        <w:rPr>
          <w:rFonts w:ascii="Times New Roman" w:eastAsia="Times New Roman" w:hAnsi="Times New Roman" w:cs="Times New Roman"/>
          <w:sz w:val="24"/>
          <w:szCs w:val="24"/>
        </w:rPr>
        <w:t xml:space="preserve"> Festival and Halloween Event, Jr. Vikings Cheerleading (Fall), Jr. Vikings Dance and Line Dance, and they accounted for 86.26% of the total revenue. On the other hand, the remaining products have relatively low revenues, with the Adult Cornhole League being the lowest at 0.20% of total revenue.</w:t>
      </w:r>
    </w:p>
    <w:p w14:paraId="0B6B32D4" w14:textId="768F4816" w:rsidR="0A57CD77" w:rsidRDefault="0A57CD77" w:rsidP="6CFDE0A7">
      <w:pPr>
        <w:jc w:val="both"/>
      </w:pPr>
      <w:r w:rsidRPr="6CFDE0A7">
        <w:rPr>
          <w:rFonts w:ascii="Times New Roman" w:eastAsia="Times New Roman" w:hAnsi="Times New Roman" w:cs="Times New Roman"/>
          <w:sz w:val="24"/>
          <w:szCs w:val="24"/>
        </w:rPr>
        <w:t>Because line dance can bring higher income, we estimate that after launching more line dance programs, line dance income may eventually fall into the top 50% of the income sources of the Pareto chart.</w:t>
      </w:r>
    </w:p>
    <w:p w14:paraId="29332AE4" w14:textId="45E34E9C" w:rsidR="7D465218" w:rsidRDefault="7D465218" w:rsidP="6CFDE0A7">
      <w:pPr>
        <w:spacing w:line="257" w:lineRule="auto"/>
        <w:jc w:val="both"/>
        <w:rPr>
          <w:rFonts w:ascii="Times New Roman" w:eastAsia="Times New Roman" w:hAnsi="Times New Roman" w:cs="Times New Roman"/>
          <w:sz w:val="24"/>
          <w:szCs w:val="24"/>
        </w:rPr>
      </w:pPr>
    </w:p>
    <w:p w14:paraId="31684510" w14:textId="029401FA" w:rsidR="6CFDE0A7" w:rsidRDefault="6CFDE0A7" w:rsidP="6CFDE0A7">
      <w:pPr>
        <w:jc w:val="both"/>
        <w:rPr>
          <w:rFonts w:ascii="Times New Roman" w:eastAsia="Times New Roman" w:hAnsi="Times New Roman" w:cs="Times New Roman"/>
          <w:sz w:val="24"/>
          <w:szCs w:val="24"/>
        </w:rPr>
      </w:pPr>
    </w:p>
    <w:p w14:paraId="573B854F" w14:textId="7D797E00" w:rsidR="6CFDE0A7" w:rsidRDefault="6CFDE0A7" w:rsidP="6CFDE0A7">
      <w:pPr>
        <w:jc w:val="both"/>
        <w:rPr>
          <w:rFonts w:ascii="Times New Roman" w:eastAsia="Times New Roman" w:hAnsi="Times New Roman" w:cs="Times New Roman"/>
          <w:sz w:val="24"/>
          <w:szCs w:val="24"/>
        </w:rPr>
      </w:pPr>
    </w:p>
    <w:p w14:paraId="0AA85A02" w14:textId="19EBD0BF" w:rsidR="6CFDE0A7" w:rsidRDefault="6CFDE0A7" w:rsidP="6CFDE0A7">
      <w:pPr>
        <w:jc w:val="both"/>
        <w:rPr>
          <w:rFonts w:ascii="Times New Roman" w:eastAsia="Times New Roman" w:hAnsi="Times New Roman" w:cs="Times New Roman"/>
          <w:sz w:val="24"/>
          <w:szCs w:val="24"/>
        </w:rPr>
      </w:pPr>
    </w:p>
    <w:p w14:paraId="6C83B97A" w14:textId="33417C7E" w:rsidR="6CFDE0A7" w:rsidRDefault="6CFDE0A7" w:rsidP="6CFDE0A7">
      <w:pPr>
        <w:jc w:val="both"/>
        <w:rPr>
          <w:rFonts w:ascii="Times New Roman" w:eastAsia="Times New Roman" w:hAnsi="Times New Roman" w:cs="Times New Roman"/>
          <w:sz w:val="24"/>
          <w:szCs w:val="24"/>
        </w:rPr>
      </w:pPr>
    </w:p>
    <w:p w14:paraId="7CC10D43" w14:textId="2B2977D8" w:rsidR="6CFDE0A7" w:rsidRDefault="6CFDE0A7" w:rsidP="6CFDE0A7">
      <w:pPr>
        <w:jc w:val="both"/>
        <w:rPr>
          <w:rFonts w:ascii="Times New Roman" w:eastAsia="Times New Roman" w:hAnsi="Times New Roman" w:cs="Times New Roman"/>
          <w:sz w:val="24"/>
          <w:szCs w:val="24"/>
        </w:rPr>
      </w:pPr>
    </w:p>
    <w:p w14:paraId="55770F82" w14:textId="7E12F957" w:rsidR="6CFDE0A7" w:rsidRDefault="6CFDE0A7" w:rsidP="6CFDE0A7">
      <w:pPr>
        <w:jc w:val="both"/>
        <w:rPr>
          <w:rFonts w:ascii="Times New Roman" w:eastAsia="Times New Roman" w:hAnsi="Times New Roman" w:cs="Times New Roman"/>
          <w:sz w:val="24"/>
          <w:szCs w:val="24"/>
        </w:rPr>
      </w:pPr>
    </w:p>
    <w:p w14:paraId="1D3DBDE6" w14:textId="7F56923C" w:rsidR="6CFDE0A7" w:rsidRDefault="6CFDE0A7" w:rsidP="6CFDE0A7">
      <w:pPr>
        <w:jc w:val="both"/>
        <w:rPr>
          <w:rFonts w:ascii="Times New Roman" w:eastAsia="Times New Roman" w:hAnsi="Times New Roman" w:cs="Times New Roman"/>
          <w:sz w:val="24"/>
          <w:szCs w:val="24"/>
        </w:rPr>
      </w:pPr>
    </w:p>
    <w:p w14:paraId="2476ADCE" w14:textId="2D0D164E" w:rsidR="7D465218" w:rsidRDefault="20EFE574"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Fig. 2</w:t>
      </w:r>
    </w:p>
    <w:p w14:paraId="49957A1D" w14:textId="23694E95" w:rsidR="7D465218" w:rsidRDefault="516BC0DB" w:rsidP="6CFDE0A7">
      <w:pPr>
        <w:jc w:val="both"/>
        <w:rPr>
          <w:rFonts w:ascii="Times New Roman" w:eastAsia="Times New Roman" w:hAnsi="Times New Roman" w:cs="Times New Roman"/>
          <w:sz w:val="24"/>
          <w:szCs w:val="24"/>
        </w:rPr>
      </w:pPr>
      <w:r>
        <w:rPr>
          <w:noProof/>
        </w:rPr>
        <w:drawing>
          <wp:inline distT="0" distB="0" distL="0" distR="0" wp14:anchorId="7C60A522" wp14:editId="30EF26E2">
            <wp:extent cx="4836706" cy="2599730"/>
            <wp:effectExtent l="0" t="0" r="0" b="0"/>
            <wp:docPr id="1895437918" name="Picture 189543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36706" cy="2599730"/>
                    </a:xfrm>
                    <a:prstGeom prst="rect">
                      <a:avLst/>
                    </a:prstGeom>
                  </pic:spPr>
                </pic:pic>
              </a:graphicData>
            </a:graphic>
          </wp:inline>
        </w:drawing>
      </w:r>
    </w:p>
    <w:p w14:paraId="3F7BCA57" w14:textId="7DBB7143" w:rsidR="7C160E74" w:rsidRDefault="7C160E74"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From figure 2 above, </w:t>
      </w:r>
      <w:proofErr w:type="gramStart"/>
      <w:r w:rsidRPr="6CFDE0A7">
        <w:rPr>
          <w:rFonts w:ascii="Times New Roman" w:eastAsia="Times New Roman" w:hAnsi="Times New Roman" w:cs="Times New Roman"/>
          <w:sz w:val="24"/>
          <w:szCs w:val="24"/>
        </w:rPr>
        <w:t>it can be seen that the</w:t>
      </w:r>
      <w:proofErr w:type="gramEnd"/>
      <w:r w:rsidRPr="6CFDE0A7">
        <w:rPr>
          <w:rFonts w:ascii="Times New Roman" w:eastAsia="Times New Roman" w:hAnsi="Times New Roman" w:cs="Times New Roman"/>
          <w:sz w:val="24"/>
          <w:szCs w:val="24"/>
        </w:rPr>
        <w:t xml:space="preserve"> facilities that are reserved the most host the programs that fell under the 80 percentiles of the pareto chart in figure 1, that is the Ball fields and the Banquet Hall. These are the Jr Vikings Flag Football, Jr Vikings cheerleaders, Jr Vikings Dance and line dancing.</w:t>
      </w:r>
    </w:p>
    <w:p w14:paraId="6011CD40" w14:textId="02FF3B37" w:rsidR="7C160E74" w:rsidRDefault="7C160E74"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NMSR may want to focus on expanding and enhancing its top revenue-generating products to maximize its revenue potential. To achieve this, they many want to focus on improving the capacity utilization of the Banquet Hall and Baseball fields that host these programs. These two facilities already have high-capacity utilization rates compared to the activity center and pavilions shown in Table 1.0. Although increasing their capacity utilization will undoubtedly generate more revenue, this research will concentrate on identifying ways to increase the capacity utilization of the Activity center from its current rate of 24.13% as shown in Table 1.0, to at least 50%."</w:t>
      </w:r>
    </w:p>
    <w:p w14:paraId="091A4561" w14:textId="6AF7A1AC" w:rsidR="6CFDE0A7" w:rsidRDefault="6CFDE0A7" w:rsidP="6CFDE0A7">
      <w:pPr>
        <w:jc w:val="both"/>
      </w:pPr>
    </w:p>
    <w:p w14:paraId="0F96DB99" w14:textId="64530AAB" w:rsidR="7D465218" w:rsidRDefault="4F61C1F0"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4.</w:t>
      </w:r>
      <w:r w:rsidR="1B328718" w:rsidRPr="6CFDE0A7">
        <w:rPr>
          <w:rFonts w:ascii="Times New Roman" w:eastAsia="Times New Roman" w:hAnsi="Times New Roman" w:cs="Times New Roman"/>
          <w:sz w:val="24"/>
          <w:szCs w:val="24"/>
        </w:rPr>
        <w:t>3</w:t>
      </w:r>
      <w:r w:rsidRPr="6CFDE0A7">
        <w:rPr>
          <w:rFonts w:ascii="Times New Roman" w:eastAsia="Times New Roman" w:hAnsi="Times New Roman" w:cs="Times New Roman"/>
          <w:sz w:val="24"/>
          <w:szCs w:val="24"/>
        </w:rPr>
        <w:t xml:space="preserve"> </w:t>
      </w:r>
      <w:r w:rsidRPr="6CFDE0A7">
        <w:rPr>
          <w:rFonts w:ascii="Times New Roman" w:eastAsia="Times New Roman" w:hAnsi="Times New Roman" w:cs="Times New Roman"/>
          <w:sz w:val="24"/>
          <w:szCs w:val="24"/>
          <w:u w:val="single"/>
        </w:rPr>
        <w:t>Analyzing Demand for Activity Center</w:t>
      </w:r>
    </w:p>
    <w:p w14:paraId="5791F08D" w14:textId="20554103" w:rsidR="05CF95E8" w:rsidRDefault="05CF95E8"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Table 5 - Activity Center</w:t>
      </w:r>
      <w:r w:rsidR="74CDEDC4" w:rsidRPr="6CFDE0A7">
        <w:rPr>
          <w:rFonts w:ascii="Times New Roman" w:eastAsia="Times New Roman" w:hAnsi="Times New Roman" w:cs="Times New Roman"/>
          <w:sz w:val="24"/>
          <w:szCs w:val="24"/>
        </w:rPr>
        <w:t xml:space="preserve">/Batting Cages </w:t>
      </w:r>
      <w:r w:rsidRPr="6CFDE0A7">
        <w:rPr>
          <w:rFonts w:ascii="Times New Roman" w:eastAsia="Times New Roman" w:hAnsi="Times New Roman" w:cs="Times New Roman"/>
          <w:sz w:val="24"/>
          <w:szCs w:val="24"/>
        </w:rPr>
        <w:t>Programs and their Capacity Allocation</w:t>
      </w:r>
      <w:r w:rsidR="5B593887" w:rsidRPr="6CFDE0A7">
        <w:rPr>
          <w:rFonts w:ascii="Times New Roman" w:eastAsia="Times New Roman" w:hAnsi="Times New Roman" w:cs="Times New Roman"/>
          <w:sz w:val="24"/>
          <w:szCs w:val="24"/>
        </w:rPr>
        <w:t xml:space="preserve"> (Current Utilization = 32%)</w:t>
      </w:r>
    </w:p>
    <w:tbl>
      <w:tblPr>
        <w:tblStyle w:val="TableGrid"/>
        <w:tblW w:w="0" w:type="auto"/>
        <w:tblLayout w:type="fixed"/>
        <w:tblLook w:val="04A0" w:firstRow="1" w:lastRow="0" w:firstColumn="1" w:lastColumn="0" w:noHBand="0" w:noVBand="1"/>
      </w:tblPr>
      <w:tblGrid>
        <w:gridCol w:w="3420"/>
        <w:gridCol w:w="2505"/>
      </w:tblGrid>
      <w:tr w:rsidR="6CFDE0A7" w14:paraId="767780B6" w14:textId="77777777" w:rsidTr="6CFDE0A7">
        <w:trPr>
          <w:trHeight w:val="300"/>
        </w:trPr>
        <w:tc>
          <w:tcPr>
            <w:tcW w:w="3420" w:type="dxa"/>
            <w:tcBorders>
              <w:top w:val="single" w:sz="8" w:space="0" w:color="auto"/>
              <w:left w:val="single" w:sz="8" w:space="0" w:color="auto"/>
              <w:bottom w:val="single" w:sz="8" w:space="0" w:color="auto"/>
              <w:right w:val="single" w:sz="8" w:space="0" w:color="auto"/>
            </w:tcBorders>
            <w:tcMar>
              <w:left w:w="108" w:type="dxa"/>
              <w:right w:w="108" w:type="dxa"/>
            </w:tcMar>
          </w:tcPr>
          <w:p w14:paraId="45650C5C" w14:textId="629CC0F8" w:rsidR="6CFDE0A7" w:rsidRDefault="6CFDE0A7" w:rsidP="6CFDE0A7">
            <w:pPr>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Program</w:t>
            </w:r>
          </w:p>
        </w:tc>
        <w:tc>
          <w:tcPr>
            <w:tcW w:w="2505" w:type="dxa"/>
            <w:tcBorders>
              <w:top w:val="single" w:sz="8" w:space="0" w:color="auto"/>
              <w:left w:val="single" w:sz="8" w:space="0" w:color="auto"/>
              <w:bottom w:val="single" w:sz="8" w:space="0" w:color="auto"/>
              <w:right w:val="single" w:sz="8" w:space="0" w:color="auto"/>
            </w:tcBorders>
            <w:tcMar>
              <w:left w:w="108" w:type="dxa"/>
              <w:right w:w="108" w:type="dxa"/>
            </w:tcMar>
          </w:tcPr>
          <w:p w14:paraId="6AA10F9A" w14:textId="24980F80" w:rsidR="6CFDE0A7" w:rsidRDefault="6CFDE0A7" w:rsidP="6CFDE0A7">
            <w:pPr>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 xml:space="preserve">Demand in hours </w:t>
            </w:r>
          </w:p>
          <w:p w14:paraId="23B8A5DA" w14:textId="79F749ED" w:rsidR="6CFDE0A7" w:rsidRDefault="6CFDE0A7" w:rsidP="6CFDE0A7">
            <w:pPr>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(Ref: Table 4.0</w:t>
            </w:r>
          </w:p>
        </w:tc>
      </w:tr>
      <w:tr w:rsidR="6CFDE0A7" w14:paraId="02A5FDE0" w14:textId="77777777" w:rsidTr="6CFDE0A7">
        <w:trPr>
          <w:trHeight w:val="300"/>
        </w:trPr>
        <w:tc>
          <w:tcPr>
            <w:tcW w:w="3420" w:type="dxa"/>
            <w:tcBorders>
              <w:top w:val="single" w:sz="8" w:space="0" w:color="auto"/>
              <w:left w:val="single" w:sz="8" w:space="0" w:color="auto"/>
              <w:bottom w:val="single" w:sz="8" w:space="0" w:color="auto"/>
              <w:right w:val="single" w:sz="8" w:space="0" w:color="auto"/>
            </w:tcBorders>
            <w:tcMar>
              <w:left w:w="108" w:type="dxa"/>
              <w:right w:w="108" w:type="dxa"/>
            </w:tcMar>
          </w:tcPr>
          <w:p w14:paraId="625C4527" w14:textId="3E94607B" w:rsidR="6CFDE0A7" w:rsidRDefault="6CFDE0A7"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Adult Cornhole League</w:t>
            </w:r>
          </w:p>
        </w:tc>
        <w:tc>
          <w:tcPr>
            <w:tcW w:w="2505" w:type="dxa"/>
            <w:tcBorders>
              <w:top w:val="single" w:sz="8" w:space="0" w:color="auto"/>
              <w:left w:val="single" w:sz="8" w:space="0" w:color="auto"/>
              <w:bottom w:val="single" w:sz="8" w:space="0" w:color="auto"/>
              <w:right w:val="single" w:sz="8" w:space="0" w:color="auto"/>
            </w:tcBorders>
            <w:tcMar>
              <w:left w:w="108" w:type="dxa"/>
              <w:right w:w="108" w:type="dxa"/>
            </w:tcMar>
          </w:tcPr>
          <w:p w14:paraId="36C36445" w14:textId="47ED9282" w:rsidR="6CFDE0A7" w:rsidRDefault="6CFDE0A7"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160</w:t>
            </w:r>
          </w:p>
        </w:tc>
      </w:tr>
      <w:tr w:rsidR="6CFDE0A7" w14:paraId="3875E899" w14:textId="77777777" w:rsidTr="6CFDE0A7">
        <w:trPr>
          <w:trHeight w:val="300"/>
        </w:trPr>
        <w:tc>
          <w:tcPr>
            <w:tcW w:w="3420" w:type="dxa"/>
            <w:tcBorders>
              <w:top w:val="single" w:sz="8" w:space="0" w:color="auto"/>
              <w:left w:val="single" w:sz="8" w:space="0" w:color="auto"/>
              <w:bottom w:val="single" w:sz="8" w:space="0" w:color="auto"/>
              <w:right w:val="single" w:sz="8" w:space="0" w:color="auto"/>
            </w:tcBorders>
            <w:tcMar>
              <w:left w:w="108" w:type="dxa"/>
              <w:right w:w="108" w:type="dxa"/>
            </w:tcMar>
          </w:tcPr>
          <w:p w14:paraId="0BFE32A9" w14:textId="7B945E2F" w:rsidR="6CFDE0A7" w:rsidRDefault="6CFDE0A7"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Baseball/Softball/T Ball Training</w:t>
            </w:r>
          </w:p>
        </w:tc>
        <w:tc>
          <w:tcPr>
            <w:tcW w:w="2505" w:type="dxa"/>
            <w:tcBorders>
              <w:top w:val="single" w:sz="8" w:space="0" w:color="auto"/>
              <w:left w:val="single" w:sz="8" w:space="0" w:color="auto"/>
              <w:bottom w:val="single" w:sz="8" w:space="0" w:color="auto"/>
              <w:right w:val="single" w:sz="8" w:space="0" w:color="auto"/>
            </w:tcBorders>
            <w:tcMar>
              <w:left w:w="108" w:type="dxa"/>
              <w:right w:w="108" w:type="dxa"/>
            </w:tcMar>
          </w:tcPr>
          <w:p w14:paraId="4461721F" w14:textId="37602656" w:rsidR="6CFDE0A7" w:rsidRDefault="6CFDE0A7"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104</w:t>
            </w:r>
          </w:p>
        </w:tc>
      </w:tr>
      <w:tr w:rsidR="6CFDE0A7" w14:paraId="53846ED3" w14:textId="77777777" w:rsidTr="6CFDE0A7">
        <w:trPr>
          <w:trHeight w:val="300"/>
        </w:trPr>
        <w:tc>
          <w:tcPr>
            <w:tcW w:w="3420" w:type="dxa"/>
            <w:tcBorders>
              <w:top w:val="single" w:sz="8" w:space="0" w:color="auto"/>
              <w:left w:val="single" w:sz="8" w:space="0" w:color="auto"/>
              <w:bottom w:val="single" w:sz="8" w:space="0" w:color="auto"/>
              <w:right w:val="single" w:sz="8" w:space="0" w:color="auto"/>
            </w:tcBorders>
            <w:tcMar>
              <w:left w:w="108" w:type="dxa"/>
              <w:right w:w="108" w:type="dxa"/>
            </w:tcMar>
          </w:tcPr>
          <w:p w14:paraId="4FF7691A" w14:textId="0E873579" w:rsidR="6CFDE0A7" w:rsidRDefault="6CFDE0A7"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Jr. Vikings Cheerleading Practice</w:t>
            </w:r>
          </w:p>
        </w:tc>
        <w:tc>
          <w:tcPr>
            <w:tcW w:w="2505" w:type="dxa"/>
            <w:tcBorders>
              <w:top w:val="single" w:sz="8" w:space="0" w:color="auto"/>
              <w:left w:val="single" w:sz="8" w:space="0" w:color="auto"/>
              <w:bottom w:val="single" w:sz="8" w:space="0" w:color="auto"/>
              <w:right w:val="single" w:sz="8" w:space="0" w:color="auto"/>
            </w:tcBorders>
            <w:tcMar>
              <w:left w:w="108" w:type="dxa"/>
              <w:right w:w="108" w:type="dxa"/>
            </w:tcMar>
          </w:tcPr>
          <w:p w14:paraId="3CCDB23C" w14:textId="1141DF4E" w:rsidR="6CFDE0A7" w:rsidRDefault="6CFDE0A7"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95</w:t>
            </w:r>
          </w:p>
        </w:tc>
      </w:tr>
      <w:tr w:rsidR="6CFDE0A7" w14:paraId="1B1DFEE2" w14:textId="77777777" w:rsidTr="6CFDE0A7">
        <w:trPr>
          <w:trHeight w:val="300"/>
        </w:trPr>
        <w:tc>
          <w:tcPr>
            <w:tcW w:w="3420" w:type="dxa"/>
            <w:tcBorders>
              <w:top w:val="single" w:sz="8" w:space="0" w:color="auto"/>
              <w:left w:val="single" w:sz="8" w:space="0" w:color="auto"/>
              <w:bottom w:val="single" w:sz="8" w:space="0" w:color="auto"/>
              <w:right w:val="single" w:sz="8" w:space="0" w:color="auto"/>
            </w:tcBorders>
            <w:tcMar>
              <w:left w:w="108" w:type="dxa"/>
              <w:right w:w="108" w:type="dxa"/>
            </w:tcMar>
          </w:tcPr>
          <w:p w14:paraId="134B0764" w14:textId="1E7485FA" w:rsidR="6CFDE0A7" w:rsidRDefault="6CFDE0A7"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Jr. Vikings Dance Team Practice</w:t>
            </w:r>
          </w:p>
        </w:tc>
        <w:tc>
          <w:tcPr>
            <w:tcW w:w="2505" w:type="dxa"/>
            <w:tcBorders>
              <w:top w:val="single" w:sz="8" w:space="0" w:color="auto"/>
              <w:left w:val="single" w:sz="8" w:space="0" w:color="auto"/>
              <w:bottom w:val="single" w:sz="8" w:space="0" w:color="auto"/>
              <w:right w:val="single" w:sz="8" w:space="0" w:color="auto"/>
            </w:tcBorders>
            <w:tcMar>
              <w:left w:w="108" w:type="dxa"/>
              <w:right w:w="108" w:type="dxa"/>
            </w:tcMar>
          </w:tcPr>
          <w:p w14:paraId="12121177" w14:textId="351E9115" w:rsidR="6CFDE0A7" w:rsidRDefault="6CFDE0A7"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192</w:t>
            </w:r>
          </w:p>
        </w:tc>
      </w:tr>
    </w:tbl>
    <w:p w14:paraId="42B88D5E" w14:textId="1F1503D4" w:rsidR="2D0C3C92" w:rsidRDefault="2D0C3C92" w:rsidP="6CFDE0A7">
      <w:pPr>
        <w:rPr>
          <w:rFonts w:ascii="Times New Roman" w:eastAsia="Times New Roman" w:hAnsi="Times New Roman" w:cs="Times New Roman"/>
          <w:b/>
          <w:bCs/>
          <w:i/>
          <w:iCs/>
          <w:sz w:val="16"/>
          <w:szCs w:val="16"/>
        </w:rPr>
      </w:pPr>
      <w:r w:rsidRPr="6CFDE0A7">
        <w:rPr>
          <w:rFonts w:ascii="Times New Roman" w:eastAsia="Times New Roman" w:hAnsi="Times New Roman" w:cs="Times New Roman"/>
          <w:b/>
          <w:bCs/>
          <w:i/>
          <w:iCs/>
          <w:sz w:val="16"/>
          <w:szCs w:val="16"/>
        </w:rPr>
        <w:lastRenderedPageBreak/>
        <w:t>N/B- Activity center can be rented out as Batting Cages.</w:t>
      </w:r>
    </w:p>
    <w:p w14:paraId="3C04EEB2" w14:textId="5FF12F8E" w:rsidR="6CFDE0A7" w:rsidRDefault="6CFDE0A7" w:rsidP="6CFDE0A7">
      <w:pPr>
        <w:rPr>
          <w:rFonts w:ascii="Times New Roman" w:eastAsia="Times New Roman" w:hAnsi="Times New Roman" w:cs="Times New Roman"/>
          <w:sz w:val="24"/>
          <w:szCs w:val="24"/>
        </w:rPr>
      </w:pPr>
    </w:p>
    <w:p w14:paraId="597F6981" w14:textId="566D77E8" w:rsidR="0841DD14" w:rsidRDefault="0841DD14"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Table 6</w:t>
      </w:r>
      <w:r w:rsidR="1192687C" w:rsidRPr="6CFDE0A7">
        <w:rPr>
          <w:rFonts w:ascii="Times New Roman" w:eastAsia="Times New Roman" w:hAnsi="Times New Roman" w:cs="Times New Roman"/>
          <w:sz w:val="24"/>
          <w:szCs w:val="24"/>
        </w:rPr>
        <w:t xml:space="preserve"> - Activity Center/Batting Cages Capacity Model/Calculating using 2022 Data</w:t>
      </w:r>
    </w:p>
    <w:p w14:paraId="17014241" w14:textId="4878054D" w:rsidR="45EA5772" w:rsidRDefault="45EA5772" w:rsidP="6CFDE0A7">
      <w:pPr>
        <w:rPr>
          <w:rFonts w:ascii="Times New Roman" w:eastAsia="Times New Roman" w:hAnsi="Times New Roman" w:cs="Times New Roman"/>
        </w:rPr>
      </w:pPr>
      <w:r>
        <w:rPr>
          <w:noProof/>
        </w:rPr>
        <w:drawing>
          <wp:inline distT="0" distB="0" distL="0" distR="0" wp14:anchorId="0649A8CD" wp14:editId="7109816C">
            <wp:extent cx="4924425" cy="2636619"/>
            <wp:effectExtent l="0" t="0" r="0" b="0"/>
            <wp:docPr id="823164567" name="Picture 82316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4425" cy="2636619"/>
                    </a:xfrm>
                    <a:prstGeom prst="rect">
                      <a:avLst/>
                    </a:prstGeom>
                  </pic:spPr>
                </pic:pic>
              </a:graphicData>
            </a:graphic>
          </wp:inline>
        </w:drawing>
      </w:r>
    </w:p>
    <w:p w14:paraId="3F702394" w14:textId="77777777" w:rsidR="007D4CD8" w:rsidRDefault="007D4CD8" w:rsidP="6CFDE0A7">
      <w:pPr>
        <w:rPr>
          <w:rFonts w:ascii="Times New Roman" w:eastAsia="Times New Roman" w:hAnsi="Times New Roman" w:cs="Times New Roman"/>
        </w:rPr>
      </w:pPr>
    </w:p>
    <w:p w14:paraId="345124A5" w14:textId="5CA968B0" w:rsidR="2F63E460" w:rsidRDefault="2F63E460"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4.</w:t>
      </w:r>
      <w:r w:rsidR="55DB4BD8" w:rsidRPr="6CFDE0A7">
        <w:rPr>
          <w:rFonts w:ascii="Times New Roman" w:eastAsia="Times New Roman" w:hAnsi="Times New Roman" w:cs="Times New Roman"/>
          <w:sz w:val="24"/>
          <w:szCs w:val="24"/>
        </w:rPr>
        <w:t>4</w:t>
      </w:r>
      <w:r w:rsidRPr="6CFDE0A7">
        <w:rPr>
          <w:rFonts w:ascii="Times New Roman" w:eastAsia="Times New Roman" w:hAnsi="Times New Roman" w:cs="Times New Roman"/>
          <w:sz w:val="24"/>
          <w:szCs w:val="24"/>
        </w:rPr>
        <w:t xml:space="preserve"> </w:t>
      </w:r>
      <w:r w:rsidR="6D2C8948" w:rsidRPr="6CFDE0A7">
        <w:rPr>
          <w:rFonts w:ascii="Times New Roman" w:eastAsia="Times New Roman" w:hAnsi="Times New Roman" w:cs="Times New Roman"/>
          <w:sz w:val="24"/>
          <w:szCs w:val="24"/>
          <w:u w:val="single"/>
        </w:rPr>
        <w:t xml:space="preserve">Recommendation on </w:t>
      </w:r>
      <w:r w:rsidR="1FE081FB" w:rsidRPr="6CFDE0A7">
        <w:rPr>
          <w:rFonts w:ascii="Times New Roman" w:eastAsia="Times New Roman" w:hAnsi="Times New Roman" w:cs="Times New Roman"/>
          <w:sz w:val="24"/>
          <w:szCs w:val="24"/>
          <w:u w:val="single"/>
        </w:rPr>
        <w:t>Increasing Capacity to at least 50%</w:t>
      </w:r>
    </w:p>
    <w:p w14:paraId="6634B648" w14:textId="20008319" w:rsidR="1FE081FB" w:rsidRDefault="1FE081FB"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To achieve this, we identified two programs that can be added to the activity center program from the list of new</w:t>
      </w:r>
      <w:r w:rsidR="141BB977" w:rsidRPr="6CFDE0A7">
        <w:rPr>
          <w:rFonts w:ascii="Times New Roman" w:eastAsia="Times New Roman" w:hAnsi="Times New Roman" w:cs="Times New Roman"/>
          <w:sz w:val="24"/>
          <w:szCs w:val="24"/>
        </w:rPr>
        <w:t xml:space="preserve"> programs we proposed in section 3.1</w:t>
      </w:r>
      <w:r w:rsidR="35BC41AA" w:rsidRPr="6CFDE0A7">
        <w:rPr>
          <w:rFonts w:ascii="Times New Roman" w:eastAsia="Times New Roman" w:hAnsi="Times New Roman" w:cs="Times New Roman"/>
          <w:sz w:val="24"/>
          <w:szCs w:val="24"/>
        </w:rPr>
        <w:t>. Most of the proposed program can happen in the activity center but we chose the below new 2 programs because their investment cost</w:t>
      </w:r>
      <w:r w:rsidR="68182C35" w:rsidRPr="6CFDE0A7">
        <w:rPr>
          <w:rFonts w:ascii="Times New Roman" w:eastAsia="Times New Roman" w:hAnsi="Times New Roman" w:cs="Times New Roman"/>
          <w:sz w:val="24"/>
          <w:szCs w:val="24"/>
        </w:rPr>
        <w:t>s are</w:t>
      </w:r>
      <w:r w:rsidR="35BC41AA" w:rsidRPr="6CFDE0A7">
        <w:rPr>
          <w:rFonts w:ascii="Times New Roman" w:eastAsia="Times New Roman" w:hAnsi="Times New Roman" w:cs="Times New Roman"/>
          <w:sz w:val="24"/>
          <w:szCs w:val="24"/>
        </w:rPr>
        <w:t xml:space="preserve"> minimal.</w:t>
      </w:r>
    </w:p>
    <w:p w14:paraId="41DB580E" w14:textId="0D544764" w:rsidR="78646FCC" w:rsidRDefault="78646FCC" w:rsidP="0018764F">
      <w:pPr>
        <w:pStyle w:val="ListParagraph"/>
        <w:numPr>
          <w:ilvl w:val="0"/>
          <w:numId w:val="14"/>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Mind and Body programs such as meditation, mindfulness, and stress reduction can attract individuals that are interested.</w:t>
      </w:r>
    </w:p>
    <w:p w14:paraId="6CE69EA0" w14:textId="6B1F3732" w:rsidR="78646FCC" w:rsidRDefault="78646FCC" w:rsidP="0018764F">
      <w:pPr>
        <w:pStyle w:val="ListParagraph"/>
        <w:numPr>
          <w:ilvl w:val="1"/>
          <w:numId w:val="14"/>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This can be done once bi-weekly. </w:t>
      </w:r>
      <w:r w:rsidR="3F6D7CF3" w:rsidRPr="6CFDE0A7">
        <w:rPr>
          <w:rFonts w:ascii="Times New Roman" w:eastAsia="Times New Roman" w:hAnsi="Times New Roman" w:cs="Times New Roman"/>
          <w:sz w:val="24"/>
          <w:szCs w:val="24"/>
        </w:rPr>
        <w:t xml:space="preserve">Totaling 25 </w:t>
      </w:r>
      <w:r w:rsidR="5507A10B" w:rsidRPr="6CFDE0A7">
        <w:rPr>
          <w:rFonts w:ascii="Times New Roman" w:eastAsia="Times New Roman" w:hAnsi="Times New Roman" w:cs="Times New Roman"/>
          <w:sz w:val="24"/>
          <w:szCs w:val="24"/>
        </w:rPr>
        <w:t>days</w:t>
      </w:r>
      <w:r w:rsidR="3F6D7CF3" w:rsidRPr="6CFDE0A7">
        <w:rPr>
          <w:rFonts w:ascii="Times New Roman" w:eastAsia="Times New Roman" w:hAnsi="Times New Roman" w:cs="Times New Roman"/>
          <w:sz w:val="24"/>
          <w:szCs w:val="24"/>
        </w:rPr>
        <w:t xml:space="preserve"> for 50 weeks in a Year. 2 weeks reserved for New </w:t>
      </w:r>
      <w:proofErr w:type="spellStart"/>
      <w:r w:rsidR="3F6D7CF3" w:rsidRPr="6CFDE0A7">
        <w:rPr>
          <w:rFonts w:ascii="Times New Roman" w:eastAsia="Times New Roman" w:hAnsi="Times New Roman" w:cs="Times New Roman"/>
          <w:sz w:val="24"/>
          <w:szCs w:val="24"/>
        </w:rPr>
        <w:t>Melle</w:t>
      </w:r>
      <w:proofErr w:type="spellEnd"/>
      <w:r w:rsidR="3F6D7CF3" w:rsidRPr="6CFDE0A7">
        <w:rPr>
          <w:rFonts w:ascii="Times New Roman" w:eastAsia="Times New Roman" w:hAnsi="Times New Roman" w:cs="Times New Roman"/>
          <w:sz w:val="24"/>
          <w:szCs w:val="24"/>
        </w:rPr>
        <w:t xml:space="preserve"> </w:t>
      </w:r>
      <w:r w:rsidR="2D421E0B" w:rsidRPr="6CFDE0A7">
        <w:rPr>
          <w:rFonts w:ascii="Times New Roman" w:eastAsia="Times New Roman" w:hAnsi="Times New Roman" w:cs="Times New Roman"/>
          <w:sz w:val="24"/>
          <w:szCs w:val="24"/>
        </w:rPr>
        <w:t>Halloween and Christmas event</w:t>
      </w:r>
      <w:r w:rsidR="3F6D7CF3" w:rsidRPr="6CFDE0A7">
        <w:rPr>
          <w:rFonts w:ascii="Times New Roman" w:eastAsia="Times New Roman" w:hAnsi="Times New Roman" w:cs="Times New Roman"/>
          <w:sz w:val="24"/>
          <w:szCs w:val="24"/>
        </w:rPr>
        <w:t>.</w:t>
      </w:r>
    </w:p>
    <w:p w14:paraId="5153A2C1" w14:textId="4F36E8A7" w:rsidR="6AC07E51" w:rsidRDefault="4344BB67"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An Average of 8 hours/ day for several sessions (About three quarters of the </w:t>
      </w:r>
      <w:r w:rsidR="6AC07E51">
        <w:tab/>
      </w:r>
      <w:r w:rsidR="6AC07E51">
        <w:tab/>
      </w:r>
      <w:r w:rsidRPr="6CFDE0A7">
        <w:rPr>
          <w:rFonts w:ascii="Times New Roman" w:eastAsia="Times New Roman" w:hAnsi="Times New Roman" w:cs="Times New Roman"/>
          <w:sz w:val="24"/>
          <w:szCs w:val="24"/>
        </w:rPr>
        <w:t>estimated Capacity of the Activity center(10hrs/day)) = 25 x 8 = 200 hours/yr.</w:t>
      </w:r>
    </w:p>
    <w:p w14:paraId="619740D6" w14:textId="6EFB343E" w:rsidR="173359E3" w:rsidRDefault="173359E3" w:rsidP="0018764F">
      <w:pPr>
        <w:pStyle w:val="ListParagraph"/>
        <w:numPr>
          <w:ilvl w:val="1"/>
          <w:numId w:val="14"/>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Average cost from Historic data in Saint Louis = </w:t>
      </w:r>
      <w:r w:rsidR="6CFAF6DF" w:rsidRPr="6CFDE0A7">
        <w:rPr>
          <w:rFonts w:ascii="Times New Roman" w:eastAsia="Times New Roman" w:hAnsi="Times New Roman" w:cs="Times New Roman"/>
          <w:sz w:val="24"/>
          <w:szCs w:val="24"/>
        </w:rPr>
        <w:t>$7/Hour</w:t>
      </w:r>
      <w:r w:rsidR="3708F814" w:rsidRPr="6CFDE0A7">
        <w:rPr>
          <w:rFonts w:ascii="Times New Roman" w:eastAsia="Times New Roman" w:hAnsi="Times New Roman" w:cs="Times New Roman"/>
          <w:sz w:val="24"/>
          <w:szCs w:val="24"/>
        </w:rPr>
        <w:t xml:space="preserve"> (</w:t>
      </w:r>
      <w:proofErr w:type="spellStart"/>
      <w:r w:rsidR="3708F814" w:rsidRPr="6CFDE0A7">
        <w:rPr>
          <w:rFonts w:ascii="Times New Roman" w:eastAsia="Times New Roman" w:hAnsi="Times New Roman" w:cs="Times New Roman"/>
          <w:sz w:val="24"/>
          <w:szCs w:val="24"/>
        </w:rPr>
        <w:t>ThinkVidya</w:t>
      </w:r>
      <w:proofErr w:type="spellEnd"/>
      <w:r w:rsidR="3708F814" w:rsidRPr="6CFDE0A7">
        <w:rPr>
          <w:rFonts w:ascii="Times New Roman" w:eastAsia="Times New Roman" w:hAnsi="Times New Roman" w:cs="Times New Roman"/>
          <w:sz w:val="24"/>
          <w:szCs w:val="24"/>
        </w:rPr>
        <w:t xml:space="preserve"> Learning Pvt Ltd, n.d.).</w:t>
      </w:r>
      <w:r w:rsidR="6E9D38D9" w:rsidRPr="6CFDE0A7">
        <w:rPr>
          <w:rFonts w:ascii="Times New Roman" w:eastAsia="Times New Roman" w:hAnsi="Times New Roman" w:cs="Times New Roman"/>
          <w:sz w:val="24"/>
          <w:szCs w:val="24"/>
        </w:rPr>
        <w:t xml:space="preserve"> </w:t>
      </w:r>
    </w:p>
    <w:p w14:paraId="13CAB379" w14:textId="7CAFE396" w:rsidR="78646FCC" w:rsidRDefault="78646FCC" w:rsidP="0018764F">
      <w:pPr>
        <w:pStyle w:val="ListParagraph"/>
        <w:numPr>
          <w:ilvl w:val="0"/>
          <w:numId w:val="14"/>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Senior Programs such as low-impact exercise classes, social events and educational seminars specifically for seniors.</w:t>
      </w:r>
    </w:p>
    <w:p w14:paraId="15CD498E" w14:textId="3D159E35" w:rsidR="782FFDE2" w:rsidRDefault="782FFDE2" w:rsidP="0018764F">
      <w:pPr>
        <w:pStyle w:val="ListParagraph"/>
        <w:numPr>
          <w:ilvl w:val="1"/>
          <w:numId w:val="14"/>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Activities can include </w:t>
      </w:r>
      <w:r w:rsidR="6347F255" w:rsidRPr="6CFDE0A7">
        <w:rPr>
          <w:rFonts w:ascii="Times New Roman" w:eastAsia="Times New Roman" w:hAnsi="Times New Roman" w:cs="Times New Roman"/>
          <w:sz w:val="24"/>
          <w:szCs w:val="24"/>
        </w:rPr>
        <w:t>yoga, tai chi, or gentle stretching. These classes can help improve balance, flexibility, and strength, while reducing the risk of injury.</w:t>
      </w:r>
    </w:p>
    <w:p w14:paraId="7C8AD800" w14:textId="2846FE6F" w:rsidR="782FFDE2" w:rsidRDefault="782FFDE2" w:rsidP="0018764F">
      <w:pPr>
        <w:pStyle w:val="ListParagraph"/>
        <w:numPr>
          <w:ilvl w:val="1"/>
          <w:numId w:val="14"/>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This can be done once bi-weekly. Totaling 25 hours for 50 weeks in a Year. 2 weeks reserved for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Halloween and Christmas event.</w:t>
      </w:r>
    </w:p>
    <w:p w14:paraId="6A903F37" w14:textId="49C65B5F" w:rsidR="37E79202" w:rsidRDefault="64A2502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 xml:space="preserve">An Average of </w:t>
      </w:r>
      <w:r w:rsidR="0DBCA237" w:rsidRPr="6CFDE0A7">
        <w:rPr>
          <w:rFonts w:ascii="Times New Roman" w:eastAsia="Times New Roman" w:hAnsi="Times New Roman" w:cs="Times New Roman"/>
          <w:sz w:val="24"/>
          <w:szCs w:val="24"/>
        </w:rPr>
        <w:t>8</w:t>
      </w:r>
      <w:r w:rsidRPr="6CFDE0A7">
        <w:rPr>
          <w:rFonts w:ascii="Times New Roman" w:eastAsia="Times New Roman" w:hAnsi="Times New Roman" w:cs="Times New Roman"/>
          <w:sz w:val="24"/>
          <w:szCs w:val="24"/>
        </w:rPr>
        <w:t xml:space="preserve"> hours</w:t>
      </w:r>
      <w:r w:rsidR="07560BD3" w:rsidRPr="6CFDE0A7">
        <w:rPr>
          <w:rFonts w:ascii="Times New Roman" w:eastAsia="Times New Roman" w:hAnsi="Times New Roman" w:cs="Times New Roman"/>
          <w:sz w:val="24"/>
          <w:szCs w:val="24"/>
        </w:rPr>
        <w:t>/</w:t>
      </w:r>
      <w:r w:rsidRPr="6CFDE0A7">
        <w:rPr>
          <w:rFonts w:ascii="Times New Roman" w:eastAsia="Times New Roman" w:hAnsi="Times New Roman" w:cs="Times New Roman"/>
          <w:sz w:val="24"/>
          <w:szCs w:val="24"/>
        </w:rPr>
        <w:t xml:space="preserve"> day for several sessions (</w:t>
      </w:r>
      <w:r w:rsidR="5E8CE650" w:rsidRPr="6CFDE0A7">
        <w:rPr>
          <w:rFonts w:ascii="Times New Roman" w:eastAsia="Times New Roman" w:hAnsi="Times New Roman" w:cs="Times New Roman"/>
          <w:sz w:val="24"/>
          <w:szCs w:val="24"/>
        </w:rPr>
        <w:t xml:space="preserve">About </w:t>
      </w:r>
      <w:r w:rsidR="58AA820E" w:rsidRPr="6CFDE0A7">
        <w:rPr>
          <w:rFonts w:ascii="Times New Roman" w:eastAsia="Times New Roman" w:hAnsi="Times New Roman" w:cs="Times New Roman"/>
          <w:sz w:val="24"/>
          <w:szCs w:val="24"/>
        </w:rPr>
        <w:t xml:space="preserve">three </w:t>
      </w:r>
      <w:r w:rsidR="08CD38C1" w:rsidRPr="6CFDE0A7">
        <w:rPr>
          <w:rFonts w:ascii="Times New Roman" w:eastAsia="Times New Roman" w:hAnsi="Times New Roman" w:cs="Times New Roman"/>
          <w:sz w:val="24"/>
          <w:szCs w:val="24"/>
        </w:rPr>
        <w:t>quarters</w:t>
      </w:r>
      <w:r w:rsidR="58AA820E" w:rsidRPr="6CFDE0A7">
        <w:rPr>
          <w:rFonts w:ascii="Times New Roman" w:eastAsia="Times New Roman" w:hAnsi="Times New Roman" w:cs="Times New Roman"/>
          <w:sz w:val="24"/>
          <w:szCs w:val="24"/>
        </w:rPr>
        <w:t xml:space="preserve"> of </w:t>
      </w:r>
      <w:r w:rsidR="4BF1158D" w:rsidRPr="6CFDE0A7">
        <w:rPr>
          <w:rFonts w:ascii="Times New Roman" w:eastAsia="Times New Roman" w:hAnsi="Times New Roman" w:cs="Times New Roman"/>
          <w:sz w:val="24"/>
          <w:szCs w:val="24"/>
        </w:rPr>
        <w:t>the</w:t>
      </w:r>
      <w:r w:rsidR="140B2D27" w:rsidRPr="6CFDE0A7">
        <w:rPr>
          <w:rFonts w:ascii="Times New Roman" w:eastAsia="Times New Roman" w:hAnsi="Times New Roman" w:cs="Times New Roman"/>
          <w:sz w:val="24"/>
          <w:szCs w:val="24"/>
        </w:rPr>
        <w:t xml:space="preserve"> </w:t>
      </w:r>
      <w:r w:rsidR="37E79202">
        <w:tab/>
      </w:r>
      <w:r w:rsidR="37E79202">
        <w:tab/>
      </w:r>
      <w:r w:rsidR="049FD636" w:rsidRPr="6CFDE0A7">
        <w:rPr>
          <w:rFonts w:ascii="Times New Roman" w:eastAsia="Times New Roman" w:hAnsi="Times New Roman" w:cs="Times New Roman"/>
          <w:sz w:val="24"/>
          <w:szCs w:val="24"/>
        </w:rPr>
        <w:t xml:space="preserve">estimated </w:t>
      </w:r>
      <w:r w:rsidRPr="6CFDE0A7">
        <w:rPr>
          <w:rFonts w:ascii="Times New Roman" w:eastAsia="Times New Roman" w:hAnsi="Times New Roman" w:cs="Times New Roman"/>
          <w:sz w:val="24"/>
          <w:szCs w:val="24"/>
        </w:rPr>
        <w:t>Capacity</w:t>
      </w:r>
      <w:r w:rsidR="0E73F685" w:rsidRPr="6CFDE0A7">
        <w:rPr>
          <w:rFonts w:ascii="Times New Roman" w:eastAsia="Times New Roman" w:hAnsi="Times New Roman" w:cs="Times New Roman"/>
          <w:sz w:val="24"/>
          <w:szCs w:val="24"/>
        </w:rPr>
        <w:t xml:space="preserve"> of the </w:t>
      </w:r>
      <w:r w:rsidRPr="6CFDE0A7">
        <w:rPr>
          <w:rFonts w:ascii="Times New Roman" w:eastAsia="Times New Roman" w:hAnsi="Times New Roman" w:cs="Times New Roman"/>
          <w:sz w:val="24"/>
          <w:szCs w:val="24"/>
        </w:rPr>
        <w:t>Activity center</w:t>
      </w:r>
      <w:r w:rsidR="396FD381" w:rsidRPr="6CFDE0A7">
        <w:rPr>
          <w:rFonts w:ascii="Times New Roman" w:eastAsia="Times New Roman" w:hAnsi="Times New Roman" w:cs="Times New Roman"/>
          <w:sz w:val="24"/>
          <w:szCs w:val="24"/>
        </w:rPr>
        <w:t>(10hrs/day)</w:t>
      </w:r>
      <w:r w:rsidRPr="6CFDE0A7">
        <w:rPr>
          <w:rFonts w:ascii="Times New Roman" w:eastAsia="Times New Roman" w:hAnsi="Times New Roman" w:cs="Times New Roman"/>
          <w:sz w:val="24"/>
          <w:szCs w:val="24"/>
        </w:rPr>
        <w:t xml:space="preserve">) = 25 x </w:t>
      </w:r>
      <w:r w:rsidR="5BC3227E" w:rsidRPr="6CFDE0A7">
        <w:rPr>
          <w:rFonts w:ascii="Times New Roman" w:eastAsia="Times New Roman" w:hAnsi="Times New Roman" w:cs="Times New Roman"/>
          <w:sz w:val="24"/>
          <w:szCs w:val="24"/>
        </w:rPr>
        <w:t>8</w:t>
      </w:r>
      <w:r w:rsidRPr="6CFDE0A7">
        <w:rPr>
          <w:rFonts w:ascii="Times New Roman" w:eastAsia="Times New Roman" w:hAnsi="Times New Roman" w:cs="Times New Roman"/>
          <w:sz w:val="24"/>
          <w:szCs w:val="24"/>
        </w:rPr>
        <w:t xml:space="preserve"> = 2</w:t>
      </w:r>
      <w:r w:rsidR="24105B5B" w:rsidRPr="6CFDE0A7">
        <w:rPr>
          <w:rFonts w:ascii="Times New Roman" w:eastAsia="Times New Roman" w:hAnsi="Times New Roman" w:cs="Times New Roman"/>
          <w:sz w:val="24"/>
          <w:szCs w:val="24"/>
        </w:rPr>
        <w:t>0</w:t>
      </w:r>
      <w:r w:rsidR="21CC9E1C" w:rsidRPr="6CFDE0A7">
        <w:rPr>
          <w:rFonts w:ascii="Times New Roman" w:eastAsia="Times New Roman" w:hAnsi="Times New Roman" w:cs="Times New Roman"/>
          <w:sz w:val="24"/>
          <w:szCs w:val="24"/>
        </w:rPr>
        <w:t>0</w:t>
      </w:r>
      <w:r w:rsidRPr="6CFDE0A7">
        <w:rPr>
          <w:rFonts w:ascii="Times New Roman" w:eastAsia="Times New Roman" w:hAnsi="Times New Roman" w:cs="Times New Roman"/>
          <w:sz w:val="24"/>
          <w:szCs w:val="24"/>
        </w:rPr>
        <w:t xml:space="preserve"> hours</w:t>
      </w:r>
      <w:r w:rsidR="35C304A7" w:rsidRPr="6CFDE0A7">
        <w:rPr>
          <w:rFonts w:ascii="Times New Roman" w:eastAsia="Times New Roman" w:hAnsi="Times New Roman" w:cs="Times New Roman"/>
          <w:sz w:val="24"/>
          <w:szCs w:val="24"/>
        </w:rPr>
        <w:t>/yr.</w:t>
      </w:r>
    </w:p>
    <w:p w14:paraId="0728E46E" w14:textId="409288BB" w:rsidR="4AD698F6" w:rsidRDefault="4AD698F6" w:rsidP="0018764F">
      <w:pPr>
        <w:pStyle w:val="ListParagraph"/>
        <w:numPr>
          <w:ilvl w:val="1"/>
          <w:numId w:val="14"/>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Minimum</w:t>
      </w:r>
      <w:r w:rsidR="2D19F995" w:rsidRPr="6CFDE0A7">
        <w:rPr>
          <w:rFonts w:ascii="Times New Roman" w:eastAsia="Times New Roman" w:hAnsi="Times New Roman" w:cs="Times New Roman"/>
          <w:sz w:val="24"/>
          <w:szCs w:val="24"/>
        </w:rPr>
        <w:t xml:space="preserve"> cost of Yoga and tai chi classes in saint louis Missouri = </w:t>
      </w:r>
      <w:r w:rsidR="2420CB9A" w:rsidRPr="6CFDE0A7">
        <w:rPr>
          <w:rFonts w:ascii="Times New Roman" w:eastAsia="Times New Roman" w:hAnsi="Times New Roman" w:cs="Times New Roman"/>
          <w:sz w:val="24"/>
          <w:szCs w:val="24"/>
        </w:rPr>
        <w:t>$10</w:t>
      </w:r>
      <w:r w:rsidR="150C31AC" w:rsidRPr="6CFDE0A7">
        <w:rPr>
          <w:rFonts w:ascii="Times New Roman" w:eastAsia="Times New Roman" w:hAnsi="Times New Roman" w:cs="Times New Roman"/>
          <w:sz w:val="24"/>
          <w:szCs w:val="24"/>
        </w:rPr>
        <w:t xml:space="preserve"> (</w:t>
      </w:r>
      <w:proofErr w:type="spellStart"/>
      <w:r w:rsidR="150C31AC" w:rsidRPr="6CFDE0A7">
        <w:rPr>
          <w:rFonts w:ascii="Times New Roman" w:eastAsia="Times New Roman" w:hAnsi="Times New Roman" w:cs="Times New Roman"/>
          <w:sz w:val="24"/>
          <w:szCs w:val="24"/>
        </w:rPr>
        <w:t>Eckley</w:t>
      </w:r>
      <w:proofErr w:type="spellEnd"/>
      <w:r w:rsidR="150C31AC" w:rsidRPr="6CFDE0A7">
        <w:rPr>
          <w:rFonts w:ascii="Times New Roman" w:eastAsia="Times New Roman" w:hAnsi="Times New Roman" w:cs="Times New Roman"/>
          <w:sz w:val="24"/>
          <w:szCs w:val="24"/>
        </w:rPr>
        <w:t>, 2016).</w:t>
      </w:r>
    </w:p>
    <w:p w14:paraId="17A02B44" w14:textId="63D19773" w:rsidR="7341D0FE" w:rsidRDefault="7341D0FE"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Table 7 - Updat</w:t>
      </w:r>
      <w:r w:rsidR="5D6A98C4" w:rsidRPr="6CFDE0A7">
        <w:rPr>
          <w:rFonts w:ascii="Times New Roman" w:eastAsia="Times New Roman" w:hAnsi="Times New Roman" w:cs="Times New Roman"/>
          <w:sz w:val="24"/>
          <w:szCs w:val="24"/>
        </w:rPr>
        <w:t>ed</w:t>
      </w:r>
      <w:r w:rsidRPr="6CFDE0A7">
        <w:rPr>
          <w:rFonts w:ascii="Times New Roman" w:eastAsia="Times New Roman" w:hAnsi="Times New Roman" w:cs="Times New Roman"/>
          <w:sz w:val="24"/>
          <w:szCs w:val="24"/>
        </w:rPr>
        <w:t xml:space="preserve"> Activity Center/Batting Cages Programs and their Capacity Allocation (</w:t>
      </w:r>
      <w:r w:rsidR="16D9F2C4" w:rsidRPr="6CFDE0A7">
        <w:rPr>
          <w:rFonts w:ascii="Times New Roman" w:eastAsia="Times New Roman" w:hAnsi="Times New Roman" w:cs="Times New Roman"/>
          <w:sz w:val="24"/>
          <w:szCs w:val="24"/>
        </w:rPr>
        <w:t xml:space="preserve">Forecasted </w:t>
      </w:r>
      <w:r w:rsidRPr="6CFDE0A7">
        <w:rPr>
          <w:rFonts w:ascii="Times New Roman" w:eastAsia="Times New Roman" w:hAnsi="Times New Roman" w:cs="Times New Roman"/>
          <w:sz w:val="24"/>
          <w:szCs w:val="24"/>
        </w:rPr>
        <w:t xml:space="preserve">Utilization = </w:t>
      </w:r>
      <w:r w:rsidR="1B6F7C7C" w:rsidRPr="6CFDE0A7">
        <w:rPr>
          <w:rFonts w:ascii="Times New Roman" w:eastAsia="Times New Roman" w:hAnsi="Times New Roman" w:cs="Times New Roman"/>
          <w:sz w:val="24"/>
          <w:szCs w:val="24"/>
        </w:rPr>
        <w:t>5</w:t>
      </w:r>
      <w:r w:rsidR="11DBCBA8" w:rsidRPr="6CFDE0A7">
        <w:rPr>
          <w:rFonts w:ascii="Times New Roman" w:eastAsia="Times New Roman" w:hAnsi="Times New Roman" w:cs="Times New Roman"/>
          <w:sz w:val="24"/>
          <w:szCs w:val="24"/>
        </w:rPr>
        <w:t>4%</w:t>
      </w:r>
      <w:r w:rsidRPr="6CFDE0A7">
        <w:rPr>
          <w:rFonts w:ascii="Times New Roman" w:eastAsia="Times New Roman" w:hAnsi="Times New Roman" w:cs="Times New Roman"/>
          <w:sz w:val="24"/>
          <w:szCs w:val="24"/>
        </w:rPr>
        <w:t>)</w:t>
      </w:r>
    </w:p>
    <w:tbl>
      <w:tblPr>
        <w:tblStyle w:val="TableGrid"/>
        <w:tblW w:w="0" w:type="auto"/>
        <w:tblLayout w:type="fixed"/>
        <w:tblLook w:val="04A0" w:firstRow="1" w:lastRow="0" w:firstColumn="1" w:lastColumn="0" w:noHBand="0" w:noVBand="1"/>
      </w:tblPr>
      <w:tblGrid>
        <w:gridCol w:w="3420"/>
        <w:gridCol w:w="2340"/>
      </w:tblGrid>
      <w:tr w:rsidR="6CFDE0A7" w14:paraId="36F0028E" w14:textId="77777777" w:rsidTr="6CFDE0A7">
        <w:trPr>
          <w:trHeight w:val="300"/>
        </w:trPr>
        <w:tc>
          <w:tcPr>
            <w:tcW w:w="3420" w:type="dxa"/>
            <w:tcBorders>
              <w:top w:val="single" w:sz="8" w:space="0" w:color="auto"/>
              <w:left w:val="single" w:sz="8" w:space="0" w:color="auto"/>
              <w:bottom w:val="single" w:sz="8" w:space="0" w:color="auto"/>
              <w:right w:val="single" w:sz="8" w:space="0" w:color="auto"/>
            </w:tcBorders>
            <w:tcMar>
              <w:left w:w="108" w:type="dxa"/>
              <w:right w:w="108" w:type="dxa"/>
            </w:tcMar>
          </w:tcPr>
          <w:p w14:paraId="118F7B45" w14:textId="629CC0F8" w:rsidR="6CFDE0A7" w:rsidRDefault="6CFDE0A7" w:rsidP="6CFDE0A7">
            <w:pPr>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Program</w:t>
            </w:r>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2F44B9B3" w14:textId="24980F80" w:rsidR="6CFDE0A7" w:rsidRDefault="6CFDE0A7" w:rsidP="6CFDE0A7">
            <w:pPr>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 xml:space="preserve">Demand in hours </w:t>
            </w:r>
          </w:p>
          <w:p w14:paraId="74BCA12A" w14:textId="79F749ED" w:rsidR="6CFDE0A7" w:rsidRDefault="6CFDE0A7" w:rsidP="6CFDE0A7">
            <w:pPr>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(Ref: Table 4.0</w:t>
            </w:r>
          </w:p>
        </w:tc>
      </w:tr>
      <w:tr w:rsidR="6CFDE0A7" w14:paraId="48D57A85" w14:textId="77777777" w:rsidTr="6CFDE0A7">
        <w:trPr>
          <w:trHeight w:val="300"/>
        </w:trPr>
        <w:tc>
          <w:tcPr>
            <w:tcW w:w="3420" w:type="dxa"/>
            <w:tcBorders>
              <w:top w:val="single" w:sz="8" w:space="0" w:color="auto"/>
              <w:left w:val="single" w:sz="8" w:space="0" w:color="auto"/>
              <w:bottom w:val="single" w:sz="8" w:space="0" w:color="auto"/>
              <w:right w:val="single" w:sz="8" w:space="0" w:color="auto"/>
            </w:tcBorders>
            <w:tcMar>
              <w:left w:w="108" w:type="dxa"/>
              <w:right w:w="108" w:type="dxa"/>
            </w:tcMar>
          </w:tcPr>
          <w:p w14:paraId="3FD8B9C5" w14:textId="3E94607B" w:rsidR="6CFDE0A7" w:rsidRDefault="6CFDE0A7"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Adult Cornhole League</w:t>
            </w:r>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7E7A1423" w14:textId="47ED9282" w:rsidR="6CFDE0A7" w:rsidRDefault="6CFDE0A7"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160</w:t>
            </w:r>
          </w:p>
        </w:tc>
      </w:tr>
      <w:tr w:rsidR="6CFDE0A7" w14:paraId="7A223A9C" w14:textId="77777777" w:rsidTr="6CFDE0A7">
        <w:trPr>
          <w:trHeight w:val="300"/>
        </w:trPr>
        <w:tc>
          <w:tcPr>
            <w:tcW w:w="3420" w:type="dxa"/>
            <w:tcBorders>
              <w:top w:val="single" w:sz="8" w:space="0" w:color="auto"/>
              <w:left w:val="single" w:sz="8" w:space="0" w:color="auto"/>
              <w:bottom w:val="single" w:sz="8" w:space="0" w:color="auto"/>
              <w:right w:val="single" w:sz="8" w:space="0" w:color="auto"/>
            </w:tcBorders>
            <w:tcMar>
              <w:left w:w="108" w:type="dxa"/>
              <w:right w:w="108" w:type="dxa"/>
            </w:tcMar>
          </w:tcPr>
          <w:p w14:paraId="122F4FB0" w14:textId="7B945E2F" w:rsidR="6CFDE0A7" w:rsidRDefault="6CFDE0A7"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Baseball/Softball/T Ball Training</w:t>
            </w:r>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1B7C49BF" w14:textId="37602656" w:rsidR="6CFDE0A7" w:rsidRDefault="6CFDE0A7"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104</w:t>
            </w:r>
          </w:p>
        </w:tc>
      </w:tr>
      <w:tr w:rsidR="6CFDE0A7" w14:paraId="13FCC5A6" w14:textId="77777777" w:rsidTr="6CFDE0A7">
        <w:trPr>
          <w:trHeight w:val="300"/>
        </w:trPr>
        <w:tc>
          <w:tcPr>
            <w:tcW w:w="3420" w:type="dxa"/>
            <w:tcBorders>
              <w:top w:val="single" w:sz="8" w:space="0" w:color="auto"/>
              <w:left w:val="single" w:sz="8" w:space="0" w:color="auto"/>
              <w:bottom w:val="single" w:sz="8" w:space="0" w:color="auto"/>
              <w:right w:val="single" w:sz="8" w:space="0" w:color="auto"/>
            </w:tcBorders>
            <w:tcMar>
              <w:left w:w="108" w:type="dxa"/>
              <w:right w:w="108" w:type="dxa"/>
            </w:tcMar>
          </w:tcPr>
          <w:p w14:paraId="466ED7AA" w14:textId="0E873579" w:rsidR="6CFDE0A7" w:rsidRDefault="6CFDE0A7"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Jr. Vikings Cheerleading Practice</w:t>
            </w:r>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39B7F52E" w14:textId="1141DF4E" w:rsidR="6CFDE0A7" w:rsidRDefault="6CFDE0A7"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95</w:t>
            </w:r>
          </w:p>
        </w:tc>
      </w:tr>
      <w:tr w:rsidR="6CFDE0A7" w14:paraId="525C010F" w14:textId="77777777" w:rsidTr="6CFDE0A7">
        <w:trPr>
          <w:trHeight w:val="300"/>
        </w:trPr>
        <w:tc>
          <w:tcPr>
            <w:tcW w:w="3420" w:type="dxa"/>
            <w:tcBorders>
              <w:top w:val="single" w:sz="8" w:space="0" w:color="auto"/>
              <w:left w:val="single" w:sz="8" w:space="0" w:color="auto"/>
              <w:bottom w:val="single" w:sz="8" w:space="0" w:color="auto"/>
              <w:right w:val="single" w:sz="8" w:space="0" w:color="auto"/>
            </w:tcBorders>
            <w:tcMar>
              <w:left w:w="108" w:type="dxa"/>
              <w:right w:w="108" w:type="dxa"/>
            </w:tcMar>
          </w:tcPr>
          <w:p w14:paraId="186B3324" w14:textId="1E7485FA" w:rsidR="6CFDE0A7" w:rsidRDefault="6CFDE0A7"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Jr. Vikings Dance Team Practice</w:t>
            </w:r>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02E483C2" w14:textId="351E9115" w:rsidR="6CFDE0A7" w:rsidRDefault="6CFDE0A7"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192</w:t>
            </w:r>
          </w:p>
        </w:tc>
      </w:tr>
      <w:tr w:rsidR="6CFDE0A7" w14:paraId="431D0390" w14:textId="77777777" w:rsidTr="6CFDE0A7">
        <w:trPr>
          <w:trHeight w:val="300"/>
        </w:trPr>
        <w:tc>
          <w:tcPr>
            <w:tcW w:w="3420" w:type="dxa"/>
            <w:tcBorders>
              <w:top w:val="single" w:sz="8" w:space="0" w:color="auto"/>
              <w:left w:val="single" w:sz="8" w:space="0" w:color="auto"/>
              <w:bottom w:val="single" w:sz="8" w:space="0" w:color="auto"/>
              <w:right w:val="single" w:sz="8" w:space="0" w:color="auto"/>
            </w:tcBorders>
            <w:tcMar>
              <w:left w:w="108" w:type="dxa"/>
              <w:right w:w="108" w:type="dxa"/>
            </w:tcMar>
          </w:tcPr>
          <w:p w14:paraId="729B293B" w14:textId="5A651D91" w:rsidR="40802BE1" w:rsidRDefault="40802BE1"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Mind and Body Program</w:t>
            </w:r>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6BE6073A" w14:textId="51FEB8D5" w:rsidR="58350D92" w:rsidRDefault="58350D92"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2</w:t>
            </w:r>
            <w:r w:rsidR="1D853C52" w:rsidRPr="6CFDE0A7">
              <w:rPr>
                <w:rFonts w:ascii="Times New Roman" w:eastAsia="Times New Roman" w:hAnsi="Times New Roman" w:cs="Times New Roman"/>
                <w:sz w:val="24"/>
                <w:szCs w:val="24"/>
              </w:rPr>
              <w:t>00</w:t>
            </w:r>
          </w:p>
        </w:tc>
      </w:tr>
      <w:tr w:rsidR="6CFDE0A7" w14:paraId="7100854C" w14:textId="77777777" w:rsidTr="6CFDE0A7">
        <w:trPr>
          <w:trHeight w:val="300"/>
        </w:trPr>
        <w:tc>
          <w:tcPr>
            <w:tcW w:w="3420" w:type="dxa"/>
            <w:tcBorders>
              <w:top w:val="single" w:sz="8" w:space="0" w:color="auto"/>
              <w:left w:val="single" w:sz="8" w:space="0" w:color="auto"/>
              <w:bottom w:val="single" w:sz="8" w:space="0" w:color="auto"/>
              <w:right w:val="single" w:sz="8" w:space="0" w:color="auto"/>
            </w:tcBorders>
            <w:tcMar>
              <w:left w:w="108" w:type="dxa"/>
              <w:right w:w="108" w:type="dxa"/>
            </w:tcMar>
          </w:tcPr>
          <w:p w14:paraId="1FAC11AB" w14:textId="5D08D3D7" w:rsidR="40802BE1" w:rsidRDefault="40802BE1"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Yoga and tai chi Senior Programs</w:t>
            </w:r>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0431A0EE" w14:textId="3E933890" w:rsidR="1669BA8D" w:rsidRDefault="1669BA8D"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2</w:t>
            </w:r>
            <w:r w:rsidR="130B397A" w:rsidRPr="6CFDE0A7">
              <w:rPr>
                <w:rFonts w:ascii="Times New Roman" w:eastAsia="Times New Roman" w:hAnsi="Times New Roman" w:cs="Times New Roman"/>
                <w:sz w:val="24"/>
                <w:szCs w:val="24"/>
              </w:rPr>
              <w:t>00</w:t>
            </w:r>
          </w:p>
        </w:tc>
      </w:tr>
    </w:tbl>
    <w:p w14:paraId="5C06889E" w14:textId="3E8122FE" w:rsidR="6CFDE0A7" w:rsidRDefault="6CFDE0A7" w:rsidP="6CFDE0A7">
      <w:pPr>
        <w:rPr>
          <w:rFonts w:ascii="Times New Roman" w:eastAsia="Times New Roman" w:hAnsi="Times New Roman" w:cs="Times New Roman"/>
          <w:sz w:val="24"/>
          <w:szCs w:val="24"/>
        </w:rPr>
      </w:pPr>
    </w:p>
    <w:p w14:paraId="32971B71" w14:textId="002DC1C6" w:rsidR="396553AC" w:rsidRDefault="396553AC"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Table </w:t>
      </w:r>
      <w:r w:rsidR="33267F75" w:rsidRPr="6CFDE0A7">
        <w:rPr>
          <w:rFonts w:ascii="Times New Roman" w:eastAsia="Times New Roman" w:hAnsi="Times New Roman" w:cs="Times New Roman"/>
          <w:sz w:val="24"/>
          <w:szCs w:val="24"/>
        </w:rPr>
        <w:t>8</w:t>
      </w:r>
      <w:r w:rsidRPr="6CFDE0A7">
        <w:rPr>
          <w:rFonts w:ascii="Times New Roman" w:eastAsia="Times New Roman" w:hAnsi="Times New Roman" w:cs="Times New Roman"/>
          <w:sz w:val="24"/>
          <w:szCs w:val="24"/>
        </w:rPr>
        <w:t xml:space="preserve"> - Activity Center/Batting Cages Capacity Model</w:t>
      </w:r>
      <w:r w:rsidR="014454D1" w:rsidRPr="6CFDE0A7">
        <w:rPr>
          <w:rFonts w:ascii="Times New Roman" w:eastAsia="Times New Roman" w:hAnsi="Times New Roman" w:cs="Times New Roman"/>
          <w:sz w:val="24"/>
          <w:szCs w:val="24"/>
        </w:rPr>
        <w:t xml:space="preserve"> – Updated with Proposed New Program</w:t>
      </w:r>
    </w:p>
    <w:p w14:paraId="3077E153" w14:textId="2F778545" w:rsidR="4BC95E7A" w:rsidRDefault="4BC95E7A" w:rsidP="6CFDE0A7">
      <w:pPr>
        <w:rPr>
          <w:rFonts w:ascii="Times New Roman" w:eastAsia="Times New Roman" w:hAnsi="Times New Roman" w:cs="Times New Roman"/>
        </w:rPr>
      </w:pPr>
      <w:r>
        <w:rPr>
          <w:noProof/>
        </w:rPr>
        <w:drawing>
          <wp:inline distT="0" distB="0" distL="0" distR="0" wp14:anchorId="7E0A61EA" wp14:editId="707B9BCF">
            <wp:extent cx="5795818" cy="2390775"/>
            <wp:effectExtent l="0" t="0" r="0" b="0"/>
            <wp:docPr id="1351725645" name="Picture 1351725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5818" cy="2390775"/>
                    </a:xfrm>
                    <a:prstGeom prst="rect">
                      <a:avLst/>
                    </a:prstGeom>
                  </pic:spPr>
                </pic:pic>
              </a:graphicData>
            </a:graphic>
          </wp:inline>
        </w:drawing>
      </w:r>
    </w:p>
    <w:p w14:paraId="5A65E27C" w14:textId="685BD378" w:rsidR="6CFDE0A7" w:rsidRDefault="6CFDE0A7" w:rsidP="6CFDE0A7">
      <w:pPr>
        <w:rPr>
          <w:rFonts w:ascii="Times New Roman" w:eastAsia="Times New Roman" w:hAnsi="Times New Roman" w:cs="Times New Roman"/>
          <w:sz w:val="24"/>
          <w:szCs w:val="24"/>
        </w:rPr>
      </w:pPr>
    </w:p>
    <w:p w14:paraId="7A322FDD" w14:textId="47332B15" w:rsidR="223EA971" w:rsidRDefault="223EA971" w:rsidP="6CFDE0A7">
      <w:pPr>
        <w:rPr>
          <w:rFonts w:ascii="Times New Roman" w:eastAsia="Times New Roman" w:hAnsi="Times New Roman" w:cs="Times New Roman"/>
          <w:sz w:val="24"/>
          <w:szCs w:val="24"/>
          <w:u w:val="single"/>
        </w:rPr>
      </w:pPr>
      <w:r w:rsidRPr="6CFDE0A7">
        <w:rPr>
          <w:rFonts w:ascii="Times New Roman" w:eastAsia="Times New Roman" w:hAnsi="Times New Roman" w:cs="Times New Roman"/>
          <w:sz w:val="24"/>
          <w:szCs w:val="24"/>
        </w:rPr>
        <w:t xml:space="preserve">4.5 </w:t>
      </w:r>
      <w:r w:rsidRPr="6CFDE0A7">
        <w:rPr>
          <w:rFonts w:ascii="Times New Roman" w:eastAsia="Times New Roman" w:hAnsi="Times New Roman" w:cs="Times New Roman"/>
          <w:sz w:val="24"/>
          <w:szCs w:val="24"/>
          <w:u w:val="single"/>
        </w:rPr>
        <w:t xml:space="preserve">Activity Center Sales Forecast for </w:t>
      </w:r>
      <w:r w:rsidR="001366B3">
        <w:rPr>
          <w:rFonts w:ascii="Times New Roman" w:eastAsia="Times New Roman" w:hAnsi="Times New Roman" w:cs="Times New Roman"/>
          <w:sz w:val="24"/>
          <w:szCs w:val="24"/>
          <w:u w:val="single"/>
        </w:rPr>
        <w:t>24</w:t>
      </w:r>
      <w:r w:rsidR="2BDBC4D5" w:rsidRPr="6CFDE0A7">
        <w:rPr>
          <w:rFonts w:ascii="Times New Roman" w:eastAsia="Times New Roman" w:hAnsi="Times New Roman" w:cs="Times New Roman"/>
          <w:sz w:val="24"/>
          <w:szCs w:val="24"/>
          <w:u w:val="single"/>
        </w:rPr>
        <w:t xml:space="preserve"> </w:t>
      </w:r>
      <w:r w:rsidR="4D82DFF0" w:rsidRPr="6CFDE0A7">
        <w:rPr>
          <w:rFonts w:ascii="Times New Roman" w:eastAsia="Times New Roman" w:hAnsi="Times New Roman" w:cs="Times New Roman"/>
          <w:sz w:val="24"/>
          <w:szCs w:val="24"/>
          <w:u w:val="single"/>
        </w:rPr>
        <w:t xml:space="preserve">and </w:t>
      </w:r>
      <w:r w:rsidR="001366B3">
        <w:rPr>
          <w:rFonts w:ascii="Times New Roman" w:eastAsia="Times New Roman" w:hAnsi="Times New Roman" w:cs="Times New Roman"/>
          <w:sz w:val="24"/>
          <w:szCs w:val="24"/>
          <w:u w:val="single"/>
        </w:rPr>
        <w:t>1</w:t>
      </w:r>
      <w:r w:rsidR="4D82DFF0" w:rsidRPr="6CFDE0A7">
        <w:rPr>
          <w:rFonts w:ascii="Times New Roman" w:eastAsia="Times New Roman" w:hAnsi="Times New Roman" w:cs="Times New Roman"/>
          <w:sz w:val="24"/>
          <w:szCs w:val="24"/>
          <w:u w:val="single"/>
        </w:rPr>
        <w:t xml:space="preserve">2 </w:t>
      </w:r>
      <w:r w:rsidR="2BDBC4D5" w:rsidRPr="6CFDE0A7">
        <w:rPr>
          <w:rFonts w:ascii="Times New Roman" w:eastAsia="Times New Roman" w:hAnsi="Times New Roman" w:cs="Times New Roman"/>
          <w:sz w:val="24"/>
          <w:szCs w:val="24"/>
          <w:u w:val="single"/>
        </w:rPr>
        <w:t>Months</w:t>
      </w:r>
      <w:r w:rsidR="31C30452" w:rsidRPr="6CFDE0A7">
        <w:rPr>
          <w:rFonts w:ascii="Times New Roman" w:eastAsia="Times New Roman" w:hAnsi="Times New Roman" w:cs="Times New Roman"/>
          <w:sz w:val="24"/>
          <w:szCs w:val="24"/>
          <w:u w:val="single"/>
        </w:rPr>
        <w:t xml:space="preserve"> respectively</w:t>
      </w:r>
    </w:p>
    <w:p w14:paraId="58E34A3B" w14:textId="1E4A0B46" w:rsidR="7808C268" w:rsidRDefault="7808C268"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We used the daily demands in hours of the activity center from 2018 up</w:t>
      </w:r>
      <w:r w:rsidR="7B34F10D" w:rsidRPr="6CFDE0A7">
        <w:rPr>
          <w:rFonts w:ascii="Times New Roman" w:eastAsia="Times New Roman" w:hAnsi="Times New Roman" w:cs="Times New Roman"/>
          <w:sz w:val="24"/>
          <w:szCs w:val="24"/>
        </w:rPr>
        <w:t xml:space="preserve"> </w:t>
      </w:r>
      <w:r w:rsidRPr="6CFDE0A7">
        <w:rPr>
          <w:rFonts w:ascii="Times New Roman" w:eastAsia="Times New Roman" w:hAnsi="Times New Roman" w:cs="Times New Roman"/>
          <w:sz w:val="24"/>
          <w:szCs w:val="24"/>
        </w:rPr>
        <w:t>to the 1</w:t>
      </w:r>
      <w:r w:rsidRPr="6CFDE0A7">
        <w:rPr>
          <w:rFonts w:ascii="Times New Roman" w:eastAsia="Times New Roman" w:hAnsi="Times New Roman" w:cs="Times New Roman"/>
          <w:sz w:val="24"/>
          <w:szCs w:val="24"/>
          <w:vertAlign w:val="superscript"/>
        </w:rPr>
        <w:t>st</w:t>
      </w:r>
      <w:r w:rsidRPr="6CFDE0A7">
        <w:rPr>
          <w:rFonts w:ascii="Times New Roman" w:eastAsia="Times New Roman" w:hAnsi="Times New Roman" w:cs="Times New Roman"/>
          <w:sz w:val="24"/>
          <w:szCs w:val="24"/>
        </w:rPr>
        <w:t xml:space="preserve"> month in 2023 to forec</w:t>
      </w:r>
      <w:r w:rsidR="788CF48A" w:rsidRPr="6CFDE0A7">
        <w:rPr>
          <w:rFonts w:ascii="Times New Roman" w:eastAsia="Times New Roman" w:hAnsi="Times New Roman" w:cs="Times New Roman"/>
          <w:sz w:val="24"/>
          <w:szCs w:val="24"/>
        </w:rPr>
        <w:t>a</w:t>
      </w:r>
      <w:r w:rsidRPr="6CFDE0A7">
        <w:rPr>
          <w:rFonts w:ascii="Times New Roman" w:eastAsia="Times New Roman" w:hAnsi="Times New Roman" w:cs="Times New Roman"/>
          <w:sz w:val="24"/>
          <w:szCs w:val="24"/>
        </w:rPr>
        <w:t>st for 48 mon</w:t>
      </w:r>
      <w:r w:rsidR="41B122C4" w:rsidRPr="6CFDE0A7">
        <w:rPr>
          <w:rFonts w:ascii="Times New Roman" w:eastAsia="Times New Roman" w:hAnsi="Times New Roman" w:cs="Times New Roman"/>
          <w:sz w:val="24"/>
          <w:szCs w:val="24"/>
        </w:rPr>
        <w:t xml:space="preserve">ths and </w:t>
      </w:r>
      <w:r w:rsidR="75F43F1A" w:rsidRPr="6CFDE0A7">
        <w:rPr>
          <w:rFonts w:ascii="Times New Roman" w:eastAsia="Times New Roman" w:hAnsi="Times New Roman" w:cs="Times New Roman"/>
          <w:sz w:val="24"/>
          <w:szCs w:val="24"/>
        </w:rPr>
        <w:t>24 months hourly demand of the activity center.</w:t>
      </w:r>
    </w:p>
    <w:p w14:paraId="7C608455" w14:textId="77777777" w:rsidR="001366B3" w:rsidRDefault="001366B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A32319E" w14:textId="1B1E81A6" w:rsidR="2BDBC4D5" w:rsidRDefault="2BDBC4D5"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 xml:space="preserve">Fig. 3 – Activity Center Sales Forecast </w:t>
      </w:r>
      <w:r w:rsidR="001366B3">
        <w:rPr>
          <w:rFonts w:ascii="Times New Roman" w:eastAsia="Times New Roman" w:hAnsi="Times New Roman" w:cs="Times New Roman"/>
          <w:sz w:val="24"/>
          <w:szCs w:val="24"/>
        </w:rPr>
        <w:t>(</w:t>
      </w:r>
      <w:r w:rsidR="28A8A281" w:rsidRPr="6CFDE0A7">
        <w:rPr>
          <w:rFonts w:ascii="Times New Roman" w:eastAsia="Times New Roman" w:hAnsi="Times New Roman" w:cs="Times New Roman"/>
          <w:sz w:val="24"/>
          <w:szCs w:val="24"/>
        </w:rPr>
        <w:t>24</w:t>
      </w:r>
      <w:r w:rsidR="001366B3">
        <w:rPr>
          <w:rFonts w:ascii="Times New Roman" w:eastAsia="Times New Roman" w:hAnsi="Times New Roman" w:cs="Times New Roman"/>
          <w:sz w:val="24"/>
          <w:szCs w:val="24"/>
        </w:rPr>
        <w:t xml:space="preserve"> Months)</w:t>
      </w:r>
    </w:p>
    <w:p w14:paraId="6042F982" w14:textId="05BE5D32" w:rsidR="31ECDAB4" w:rsidRDefault="31ECDAB4" w:rsidP="6CFDE0A7">
      <w:r>
        <w:rPr>
          <w:noProof/>
        </w:rPr>
        <w:drawing>
          <wp:inline distT="0" distB="0" distL="0" distR="0" wp14:anchorId="78A53D35" wp14:editId="5593A4FC">
            <wp:extent cx="4572000" cy="2905125"/>
            <wp:effectExtent l="0" t="0" r="0" b="0"/>
            <wp:docPr id="361038349" name="Picture 361038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63FED4EC" w14:textId="65B2D72D" w:rsidR="2093FE15" w:rsidRDefault="2093FE1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From Figure 3. above the Sales forecast </w:t>
      </w:r>
      <w:r w:rsidR="3D3BF974" w:rsidRPr="6CFDE0A7">
        <w:rPr>
          <w:rFonts w:ascii="Times New Roman" w:eastAsia="Times New Roman" w:hAnsi="Times New Roman" w:cs="Times New Roman"/>
          <w:sz w:val="24"/>
          <w:szCs w:val="24"/>
        </w:rPr>
        <w:t xml:space="preserve">did not </w:t>
      </w:r>
      <w:r w:rsidR="001366B3" w:rsidRPr="6CFDE0A7">
        <w:rPr>
          <w:rFonts w:ascii="Times New Roman" w:eastAsia="Times New Roman" w:hAnsi="Times New Roman" w:cs="Times New Roman"/>
          <w:sz w:val="24"/>
          <w:szCs w:val="24"/>
        </w:rPr>
        <w:t>perfectly fit</w:t>
      </w:r>
      <w:r w:rsidR="3D3BF974" w:rsidRPr="6CFDE0A7">
        <w:rPr>
          <w:rFonts w:ascii="Times New Roman" w:eastAsia="Times New Roman" w:hAnsi="Times New Roman" w:cs="Times New Roman"/>
          <w:sz w:val="24"/>
          <w:szCs w:val="24"/>
        </w:rPr>
        <w:t xml:space="preserve"> the actual sales. And from Table 4 below the estimated MAPE is 0.3965</w:t>
      </w:r>
      <w:r w:rsidR="10C9A389" w:rsidRPr="6CFDE0A7">
        <w:rPr>
          <w:rFonts w:ascii="Times New Roman" w:eastAsia="Times New Roman" w:hAnsi="Times New Roman" w:cs="Times New Roman"/>
          <w:sz w:val="24"/>
          <w:szCs w:val="24"/>
        </w:rPr>
        <w:t xml:space="preserve"> which is </w:t>
      </w:r>
      <w:r w:rsidR="001366B3" w:rsidRPr="6CFDE0A7">
        <w:rPr>
          <w:rFonts w:ascii="Times New Roman" w:eastAsia="Times New Roman" w:hAnsi="Times New Roman" w:cs="Times New Roman"/>
          <w:sz w:val="24"/>
          <w:szCs w:val="24"/>
        </w:rPr>
        <w:t>acceptable</w:t>
      </w:r>
      <w:r w:rsidR="10C9A389" w:rsidRPr="6CFDE0A7">
        <w:rPr>
          <w:rFonts w:ascii="Times New Roman" w:eastAsia="Times New Roman" w:hAnsi="Times New Roman" w:cs="Times New Roman"/>
          <w:sz w:val="24"/>
          <w:szCs w:val="24"/>
        </w:rPr>
        <w:t xml:space="preserve"> for the forecast to be used. </w:t>
      </w:r>
    </w:p>
    <w:p w14:paraId="10E43EAE" w14:textId="77777777" w:rsidR="001366B3" w:rsidRDefault="001366B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F9B12DB" w14:textId="3B5D99DB" w:rsidR="5914C6D6" w:rsidRDefault="5914C6D6"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Table</w:t>
      </w:r>
      <w:r w:rsidR="12FD2430" w:rsidRPr="6CFDE0A7">
        <w:rPr>
          <w:rFonts w:ascii="Times New Roman" w:eastAsia="Times New Roman" w:hAnsi="Times New Roman" w:cs="Times New Roman"/>
          <w:sz w:val="24"/>
          <w:szCs w:val="24"/>
        </w:rPr>
        <w:t xml:space="preserve"> </w:t>
      </w:r>
      <w:r w:rsidR="6B6A8779" w:rsidRPr="6CFDE0A7">
        <w:rPr>
          <w:rFonts w:ascii="Times New Roman" w:eastAsia="Times New Roman" w:hAnsi="Times New Roman" w:cs="Times New Roman"/>
          <w:sz w:val="24"/>
          <w:szCs w:val="24"/>
        </w:rPr>
        <w:t>9</w:t>
      </w:r>
      <w:r w:rsidR="12FD2430" w:rsidRPr="6CFDE0A7">
        <w:rPr>
          <w:rFonts w:ascii="Times New Roman" w:eastAsia="Times New Roman" w:hAnsi="Times New Roman" w:cs="Times New Roman"/>
          <w:sz w:val="24"/>
          <w:szCs w:val="24"/>
        </w:rPr>
        <w:t xml:space="preserve"> – </w:t>
      </w:r>
      <w:r w:rsidR="61E82534" w:rsidRPr="6CFDE0A7">
        <w:rPr>
          <w:rFonts w:ascii="Times New Roman" w:eastAsia="Times New Roman" w:hAnsi="Times New Roman" w:cs="Times New Roman"/>
          <w:sz w:val="24"/>
          <w:szCs w:val="24"/>
        </w:rPr>
        <w:t>24</w:t>
      </w:r>
      <w:r w:rsidR="12FD2430" w:rsidRPr="6CFDE0A7">
        <w:rPr>
          <w:rFonts w:ascii="Times New Roman" w:eastAsia="Times New Roman" w:hAnsi="Times New Roman" w:cs="Times New Roman"/>
          <w:sz w:val="24"/>
          <w:szCs w:val="24"/>
        </w:rPr>
        <w:t xml:space="preserve"> Month's Forecast Metrics</w:t>
      </w:r>
    </w:p>
    <w:p w14:paraId="024D6971" w14:textId="3C46F1B6" w:rsidR="5914C6D6" w:rsidRDefault="5914C6D6" w:rsidP="6CFDE0A7">
      <w:pPr>
        <w:jc w:val="both"/>
      </w:pPr>
      <w:r>
        <w:rPr>
          <w:noProof/>
        </w:rPr>
        <w:drawing>
          <wp:inline distT="0" distB="0" distL="0" distR="0" wp14:anchorId="3130DB61" wp14:editId="75BB982B">
            <wp:extent cx="3533775" cy="4572000"/>
            <wp:effectExtent l="0" t="0" r="0" b="0"/>
            <wp:docPr id="742786085" name="Picture 74278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533775" cy="4572000"/>
                    </a:xfrm>
                    <a:prstGeom prst="rect">
                      <a:avLst/>
                    </a:prstGeom>
                  </pic:spPr>
                </pic:pic>
              </a:graphicData>
            </a:graphic>
          </wp:inline>
        </w:drawing>
      </w:r>
    </w:p>
    <w:p w14:paraId="37E084BD" w14:textId="09CE4A2F" w:rsidR="00C445CE" w:rsidRDefault="00C445CE" w:rsidP="6CFDE0A7">
      <w:pPr>
        <w:pStyle w:val="ListParagraph"/>
        <w:ind w:left="0"/>
        <w:jc w:val="both"/>
        <w:rPr>
          <w:rFonts w:ascii="Times New Roman" w:eastAsia="Times New Roman" w:hAnsi="Times New Roman" w:cs="Times New Roman"/>
          <w:b/>
          <w:bCs/>
          <w:i/>
          <w:iCs/>
          <w:sz w:val="24"/>
          <w:szCs w:val="24"/>
        </w:rPr>
      </w:pPr>
    </w:p>
    <w:p w14:paraId="27914B76" w14:textId="77777777" w:rsidR="001366B3" w:rsidRDefault="001366B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5494E5D" w14:textId="18F5C4F3" w:rsidR="2E4F8AB3" w:rsidRDefault="2E4F8AB3"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 xml:space="preserve">Fig. 4 – Activity Center Sales Forecast </w:t>
      </w:r>
      <w:r w:rsidR="39DD9351" w:rsidRPr="6CFDE0A7">
        <w:rPr>
          <w:rFonts w:ascii="Times New Roman" w:eastAsia="Times New Roman" w:hAnsi="Times New Roman" w:cs="Times New Roman"/>
          <w:sz w:val="24"/>
          <w:szCs w:val="24"/>
        </w:rPr>
        <w:t>12</w:t>
      </w:r>
    </w:p>
    <w:p w14:paraId="4497DCFF" w14:textId="25F5BDC9" w:rsidR="3E88A886" w:rsidRDefault="3E88A886" w:rsidP="6CFDE0A7">
      <w:pPr>
        <w:pStyle w:val="ListParagraph"/>
        <w:ind w:left="0"/>
        <w:jc w:val="both"/>
      </w:pPr>
      <w:r w:rsidRPr="6CFDE0A7">
        <w:rPr>
          <w:rFonts w:ascii="Times New Roman" w:eastAsia="Times New Roman" w:hAnsi="Times New Roman" w:cs="Times New Roman"/>
          <w:b/>
          <w:bCs/>
          <w:i/>
          <w:iCs/>
          <w:sz w:val="24"/>
          <w:szCs w:val="24"/>
        </w:rPr>
        <w:t xml:space="preserve"> </w:t>
      </w:r>
      <w:r>
        <w:rPr>
          <w:noProof/>
        </w:rPr>
        <w:drawing>
          <wp:inline distT="0" distB="0" distL="0" distR="0" wp14:anchorId="22FAA109" wp14:editId="50F00F4A">
            <wp:extent cx="4572000" cy="2905125"/>
            <wp:effectExtent l="0" t="0" r="0" b="0"/>
            <wp:docPr id="35738777" name="Picture 35738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5B5C0075" w14:textId="11881FE7" w:rsidR="6CFDE0A7" w:rsidRDefault="6CFDE0A7" w:rsidP="6CFDE0A7">
      <w:pPr>
        <w:pStyle w:val="ListParagraph"/>
        <w:ind w:left="0"/>
        <w:jc w:val="both"/>
        <w:rPr>
          <w:rFonts w:ascii="Times New Roman" w:eastAsia="Times New Roman" w:hAnsi="Times New Roman" w:cs="Times New Roman"/>
          <w:b/>
          <w:bCs/>
          <w:i/>
          <w:iCs/>
          <w:sz w:val="24"/>
          <w:szCs w:val="24"/>
        </w:rPr>
      </w:pPr>
    </w:p>
    <w:p w14:paraId="452D7B98" w14:textId="77777777" w:rsidR="001366B3" w:rsidRDefault="001366B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8E89BD2" w14:textId="0C08B5A7" w:rsidR="4B3B72FD" w:rsidRDefault="4B3B72FD"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 xml:space="preserve">Table 10 – </w:t>
      </w:r>
      <w:r w:rsidR="22089106" w:rsidRPr="6CFDE0A7">
        <w:rPr>
          <w:rFonts w:ascii="Times New Roman" w:eastAsia="Times New Roman" w:hAnsi="Times New Roman" w:cs="Times New Roman"/>
          <w:sz w:val="24"/>
          <w:szCs w:val="24"/>
        </w:rPr>
        <w:t>12</w:t>
      </w:r>
      <w:r w:rsidRPr="6CFDE0A7">
        <w:rPr>
          <w:rFonts w:ascii="Times New Roman" w:eastAsia="Times New Roman" w:hAnsi="Times New Roman" w:cs="Times New Roman"/>
          <w:sz w:val="24"/>
          <w:szCs w:val="24"/>
        </w:rPr>
        <w:t xml:space="preserve"> Month's Forecast Metrics</w:t>
      </w:r>
    </w:p>
    <w:p w14:paraId="5A869175" w14:textId="26434B1C" w:rsidR="71CB64A6" w:rsidRDefault="71CB64A6" w:rsidP="6CFDE0A7">
      <w:pPr>
        <w:pStyle w:val="ListParagraph"/>
        <w:ind w:left="0"/>
        <w:jc w:val="both"/>
      </w:pPr>
      <w:r>
        <w:rPr>
          <w:noProof/>
        </w:rPr>
        <w:drawing>
          <wp:inline distT="0" distB="0" distL="0" distR="0" wp14:anchorId="316B7352" wp14:editId="13F881B6">
            <wp:extent cx="3552825" cy="4572000"/>
            <wp:effectExtent l="0" t="0" r="0" b="0"/>
            <wp:docPr id="778644979" name="Picture 778644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552825" cy="4572000"/>
                    </a:xfrm>
                    <a:prstGeom prst="rect">
                      <a:avLst/>
                    </a:prstGeom>
                  </pic:spPr>
                </pic:pic>
              </a:graphicData>
            </a:graphic>
          </wp:inline>
        </w:drawing>
      </w:r>
    </w:p>
    <w:p w14:paraId="35B8652D" w14:textId="0164E457" w:rsidR="6CFDE0A7" w:rsidRDefault="6CFDE0A7" w:rsidP="6CFDE0A7">
      <w:pPr>
        <w:pStyle w:val="ListParagraph"/>
        <w:ind w:left="0"/>
        <w:jc w:val="both"/>
      </w:pPr>
    </w:p>
    <w:p w14:paraId="7DE6A48E" w14:textId="73559142" w:rsidR="07ECB45E" w:rsidRDefault="07ECB45E"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In the </w:t>
      </w:r>
      <w:r w:rsidR="208D0A66" w:rsidRPr="6CFDE0A7">
        <w:rPr>
          <w:rFonts w:ascii="Times New Roman" w:eastAsia="Times New Roman" w:hAnsi="Times New Roman" w:cs="Times New Roman"/>
          <w:sz w:val="24"/>
          <w:szCs w:val="24"/>
        </w:rPr>
        <w:t>1</w:t>
      </w:r>
      <w:r w:rsidRPr="6CFDE0A7">
        <w:rPr>
          <w:rFonts w:ascii="Times New Roman" w:eastAsia="Times New Roman" w:hAnsi="Times New Roman" w:cs="Times New Roman"/>
          <w:sz w:val="24"/>
          <w:szCs w:val="24"/>
        </w:rPr>
        <w:t>2</w:t>
      </w:r>
      <w:r w:rsidR="26683E4A" w:rsidRPr="6CFDE0A7">
        <w:rPr>
          <w:rFonts w:ascii="Times New Roman" w:eastAsia="Times New Roman" w:hAnsi="Times New Roman" w:cs="Times New Roman"/>
          <w:sz w:val="24"/>
          <w:szCs w:val="24"/>
        </w:rPr>
        <w:t>-</w:t>
      </w:r>
      <w:r w:rsidR="5FFF836F" w:rsidRPr="6CFDE0A7">
        <w:rPr>
          <w:rFonts w:ascii="Times New Roman" w:eastAsia="Times New Roman" w:hAnsi="Times New Roman" w:cs="Times New Roman"/>
          <w:sz w:val="24"/>
          <w:szCs w:val="24"/>
        </w:rPr>
        <w:t>month</w:t>
      </w:r>
      <w:r w:rsidRPr="6CFDE0A7">
        <w:rPr>
          <w:rFonts w:ascii="Times New Roman" w:eastAsia="Times New Roman" w:hAnsi="Times New Roman" w:cs="Times New Roman"/>
          <w:sz w:val="24"/>
          <w:szCs w:val="24"/>
        </w:rPr>
        <w:t xml:space="preserve"> Forecast we held out lesser </w:t>
      </w:r>
      <w:r w:rsidR="363E21F5" w:rsidRPr="6CFDE0A7">
        <w:rPr>
          <w:rFonts w:ascii="Times New Roman" w:eastAsia="Times New Roman" w:hAnsi="Times New Roman" w:cs="Times New Roman"/>
          <w:sz w:val="24"/>
          <w:szCs w:val="24"/>
        </w:rPr>
        <w:t>samples</w:t>
      </w:r>
      <w:r w:rsidRPr="6CFDE0A7">
        <w:rPr>
          <w:rFonts w:ascii="Times New Roman" w:eastAsia="Times New Roman" w:hAnsi="Times New Roman" w:cs="Times New Roman"/>
          <w:sz w:val="24"/>
          <w:szCs w:val="24"/>
        </w:rPr>
        <w:t xml:space="preserve"> to see if we will get a better prediction</w:t>
      </w:r>
      <w:r w:rsidR="278BA3B6" w:rsidRPr="6CFDE0A7">
        <w:rPr>
          <w:rFonts w:ascii="Times New Roman" w:eastAsia="Times New Roman" w:hAnsi="Times New Roman" w:cs="Times New Roman"/>
          <w:sz w:val="24"/>
          <w:szCs w:val="24"/>
        </w:rPr>
        <w:t>. T</w:t>
      </w:r>
      <w:r w:rsidRPr="6CFDE0A7">
        <w:rPr>
          <w:rFonts w:ascii="Times New Roman" w:eastAsia="Times New Roman" w:hAnsi="Times New Roman" w:cs="Times New Roman"/>
          <w:sz w:val="24"/>
          <w:szCs w:val="24"/>
        </w:rPr>
        <w:t xml:space="preserve">he MAPE value seems lower so we will be going with the prediction of the </w:t>
      </w:r>
      <w:r w:rsidR="31B73568" w:rsidRPr="6CFDE0A7">
        <w:rPr>
          <w:rFonts w:ascii="Times New Roman" w:eastAsia="Times New Roman" w:hAnsi="Times New Roman" w:cs="Times New Roman"/>
          <w:sz w:val="24"/>
          <w:szCs w:val="24"/>
        </w:rPr>
        <w:t>1</w:t>
      </w:r>
      <w:r w:rsidR="2AEC0435" w:rsidRPr="6CFDE0A7">
        <w:rPr>
          <w:rFonts w:ascii="Times New Roman" w:eastAsia="Times New Roman" w:hAnsi="Times New Roman" w:cs="Times New Roman"/>
          <w:sz w:val="24"/>
          <w:szCs w:val="24"/>
        </w:rPr>
        <w:t>4-month</w:t>
      </w:r>
      <w:r w:rsidR="6754906E" w:rsidRPr="6CFDE0A7">
        <w:rPr>
          <w:rFonts w:ascii="Times New Roman" w:eastAsia="Times New Roman" w:hAnsi="Times New Roman" w:cs="Times New Roman"/>
          <w:sz w:val="24"/>
          <w:szCs w:val="24"/>
        </w:rPr>
        <w:t xml:space="preserve"> forecast.</w:t>
      </w:r>
    </w:p>
    <w:p w14:paraId="42B5BC34" w14:textId="0EE34576" w:rsidR="6754906E" w:rsidRDefault="6754906E"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The total number of </w:t>
      </w:r>
      <w:r w:rsidR="40C49EC5" w:rsidRPr="6CFDE0A7">
        <w:rPr>
          <w:rFonts w:ascii="Times New Roman" w:eastAsia="Times New Roman" w:hAnsi="Times New Roman" w:cs="Times New Roman"/>
          <w:sz w:val="24"/>
          <w:szCs w:val="24"/>
        </w:rPr>
        <w:t>demands</w:t>
      </w:r>
      <w:r w:rsidRPr="6CFDE0A7">
        <w:rPr>
          <w:rFonts w:ascii="Times New Roman" w:eastAsia="Times New Roman" w:hAnsi="Times New Roman" w:cs="Times New Roman"/>
          <w:sz w:val="24"/>
          <w:szCs w:val="24"/>
        </w:rPr>
        <w:t xml:space="preserve"> in hours predicted for the next </w:t>
      </w:r>
      <w:r w:rsidR="60D76127" w:rsidRPr="6CFDE0A7">
        <w:rPr>
          <w:rFonts w:ascii="Times New Roman" w:eastAsia="Times New Roman" w:hAnsi="Times New Roman" w:cs="Times New Roman"/>
          <w:sz w:val="24"/>
          <w:szCs w:val="24"/>
        </w:rPr>
        <w:t>12 months</w:t>
      </w:r>
      <w:r w:rsidRPr="6CFDE0A7">
        <w:rPr>
          <w:rFonts w:ascii="Times New Roman" w:eastAsia="Times New Roman" w:hAnsi="Times New Roman" w:cs="Times New Roman"/>
          <w:sz w:val="24"/>
          <w:szCs w:val="24"/>
        </w:rPr>
        <w:t xml:space="preserve"> for the activity center is seen in Appendix </w:t>
      </w:r>
      <w:r w:rsidR="73208950" w:rsidRPr="6CFDE0A7">
        <w:rPr>
          <w:rFonts w:ascii="Times New Roman" w:eastAsia="Times New Roman" w:hAnsi="Times New Roman" w:cs="Times New Roman"/>
          <w:sz w:val="24"/>
          <w:szCs w:val="24"/>
        </w:rPr>
        <w:t xml:space="preserve">5. </w:t>
      </w:r>
    </w:p>
    <w:p w14:paraId="7B0DD03B" w14:textId="29A7A6BB" w:rsidR="73208950" w:rsidRDefault="73208950"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This value totals</w:t>
      </w:r>
      <w:r w:rsidR="2085FAD7" w:rsidRPr="6CFDE0A7">
        <w:rPr>
          <w:rFonts w:ascii="Times New Roman" w:eastAsia="Times New Roman" w:hAnsi="Times New Roman" w:cs="Times New Roman"/>
          <w:sz w:val="24"/>
          <w:szCs w:val="24"/>
        </w:rPr>
        <w:t xml:space="preserve"> about </w:t>
      </w:r>
      <w:r w:rsidR="5C7BB327" w:rsidRPr="6CFDE0A7">
        <w:rPr>
          <w:rFonts w:ascii="Times New Roman" w:eastAsia="Times New Roman" w:hAnsi="Times New Roman" w:cs="Times New Roman"/>
          <w:sz w:val="24"/>
          <w:szCs w:val="24"/>
        </w:rPr>
        <w:t>133 Days.</w:t>
      </w:r>
    </w:p>
    <w:p w14:paraId="2651A8B0" w14:textId="2F3AC628" w:rsidR="5C7BB327" w:rsidRDefault="5C7BB327"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The for</w:t>
      </w:r>
      <w:r w:rsidR="6B5FF84E" w:rsidRPr="6CFDE0A7">
        <w:rPr>
          <w:rFonts w:ascii="Times New Roman" w:eastAsia="Times New Roman" w:hAnsi="Times New Roman" w:cs="Times New Roman"/>
          <w:sz w:val="24"/>
          <w:szCs w:val="24"/>
        </w:rPr>
        <w:t>ecasted</w:t>
      </w:r>
      <w:r w:rsidRPr="6CFDE0A7">
        <w:rPr>
          <w:rFonts w:ascii="Times New Roman" w:eastAsia="Times New Roman" w:hAnsi="Times New Roman" w:cs="Times New Roman"/>
          <w:sz w:val="24"/>
          <w:szCs w:val="24"/>
        </w:rPr>
        <w:t xml:space="preserve"> output data in an excel file shall be submitted to the faculty upon request.</w:t>
      </w:r>
      <w:r w:rsidR="71D340B4" w:rsidRPr="6CFDE0A7">
        <w:rPr>
          <w:rFonts w:ascii="Times New Roman" w:eastAsia="Times New Roman" w:hAnsi="Times New Roman" w:cs="Times New Roman"/>
          <w:sz w:val="24"/>
          <w:szCs w:val="24"/>
        </w:rPr>
        <w:t xml:space="preserve"> The data is over 2000 rows and cannot be appended in the appendix.</w:t>
      </w:r>
    </w:p>
    <w:p w14:paraId="2153A32A" w14:textId="2C794B3F" w:rsidR="73208950" w:rsidRDefault="73208950" w:rsidP="6CFDE0A7">
      <w:pPr>
        <w:pStyle w:val="ListParagraph"/>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This value </w:t>
      </w:r>
      <w:r w:rsidR="1457EFDF" w:rsidRPr="6CFDE0A7">
        <w:rPr>
          <w:rFonts w:ascii="Times New Roman" w:eastAsia="Times New Roman" w:hAnsi="Times New Roman" w:cs="Times New Roman"/>
          <w:sz w:val="24"/>
          <w:szCs w:val="24"/>
        </w:rPr>
        <w:t>(133days) is</w:t>
      </w:r>
      <w:r w:rsidRPr="6CFDE0A7">
        <w:rPr>
          <w:rFonts w:ascii="Times New Roman" w:eastAsia="Times New Roman" w:hAnsi="Times New Roman" w:cs="Times New Roman"/>
          <w:sz w:val="24"/>
          <w:szCs w:val="24"/>
        </w:rPr>
        <w:t xml:space="preserve"> still lower </w:t>
      </w:r>
      <w:r w:rsidR="4DCFCA1A" w:rsidRPr="6CFDE0A7">
        <w:rPr>
          <w:rFonts w:ascii="Times New Roman" w:eastAsia="Times New Roman" w:hAnsi="Times New Roman" w:cs="Times New Roman"/>
          <w:sz w:val="24"/>
          <w:szCs w:val="24"/>
        </w:rPr>
        <w:t>than</w:t>
      </w:r>
      <w:r w:rsidRPr="6CFDE0A7">
        <w:rPr>
          <w:rFonts w:ascii="Times New Roman" w:eastAsia="Times New Roman" w:hAnsi="Times New Roman" w:cs="Times New Roman"/>
          <w:sz w:val="24"/>
          <w:szCs w:val="24"/>
        </w:rPr>
        <w:t xml:space="preserve"> the estimated capacity of the activity </w:t>
      </w:r>
      <w:r w:rsidR="4D04F0A2" w:rsidRPr="6CFDE0A7">
        <w:rPr>
          <w:rFonts w:ascii="Times New Roman" w:eastAsia="Times New Roman" w:hAnsi="Times New Roman" w:cs="Times New Roman"/>
          <w:sz w:val="24"/>
          <w:szCs w:val="24"/>
        </w:rPr>
        <w:t xml:space="preserve">center </w:t>
      </w:r>
      <w:r w:rsidR="191C8CA4" w:rsidRPr="6CFDE0A7">
        <w:rPr>
          <w:rFonts w:ascii="Times New Roman" w:eastAsia="Times New Roman" w:hAnsi="Times New Roman" w:cs="Times New Roman"/>
          <w:sz w:val="24"/>
          <w:szCs w:val="24"/>
        </w:rPr>
        <w:t>(176 Days of 10 hours).</w:t>
      </w:r>
      <w:r w:rsidRPr="6CFDE0A7">
        <w:rPr>
          <w:rFonts w:ascii="Times New Roman" w:eastAsia="Times New Roman" w:hAnsi="Times New Roman" w:cs="Times New Roman"/>
          <w:sz w:val="24"/>
          <w:szCs w:val="24"/>
        </w:rPr>
        <w:t xml:space="preserve"> </w:t>
      </w:r>
      <w:r w:rsidR="1D60DBC1" w:rsidRPr="6CFDE0A7">
        <w:rPr>
          <w:rFonts w:ascii="Times New Roman" w:eastAsia="Times New Roman" w:hAnsi="Times New Roman" w:cs="Times New Roman"/>
          <w:sz w:val="24"/>
          <w:szCs w:val="24"/>
        </w:rPr>
        <w:t xml:space="preserve">Meaning that the activity center shall be able to meet up with all the forecasted </w:t>
      </w:r>
      <w:r w:rsidR="7796CE28" w:rsidRPr="6CFDE0A7">
        <w:rPr>
          <w:rFonts w:ascii="Times New Roman" w:eastAsia="Times New Roman" w:hAnsi="Times New Roman" w:cs="Times New Roman"/>
          <w:sz w:val="24"/>
          <w:szCs w:val="24"/>
        </w:rPr>
        <w:t>demands</w:t>
      </w:r>
      <w:r w:rsidR="1D60DBC1" w:rsidRPr="6CFDE0A7">
        <w:rPr>
          <w:rFonts w:ascii="Times New Roman" w:eastAsia="Times New Roman" w:hAnsi="Times New Roman" w:cs="Times New Roman"/>
          <w:sz w:val="24"/>
          <w:szCs w:val="24"/>
        </w:rPr>
        <w:t>.</w:t>
      </w:r>
    </w:p>
    <w:p w14:paraId="3796A0D4" w14:textId="4FA618A6" w:rsidR="6CFDE0A7" w:rsidRDefault="6CFDE0A7" w:rsidP="6CFDE0A7">
      <w:pPr>
        <w:pStyle w:val="ListParagraph"/>
        <w:ind w:left="0"/>
        <w:rPr>
          <w:rFonts w:ascii="Times New Roman" w:eastAsia="Times New Roman" w:hAnsi="Times New Roman" w:cs="Times New Roman"/>
          <w:sz w:val="24"/>
          <w:szCs w:val="24"/>
        </w:rPr>
      </w:pPr>
    </w:p>
    <w:p w14:paraId="6294ACC2" w14:textId="2296152E" w:rsidR="6CFDE0A7" w:rsidRDefault="6CFDE0A7" w:rsidP="6CFDE0A7">
      <w:pPr>
        <w:pStyle w:val="ListParagraph"/>
        <w:ind w:left="0"/>
        <w:jc w:val="both"/>
        <w:rPr>
          <w:rFonts w:ascii="Times New Roman" w:eastAsia="Times New Roman" w:hAnsi="Times New Roman" w:cs="Times New Roman"/>
          <w:b/>
          <w:bCs/>
          <w:i/>
          <w:iCs/>
          <w:sz w:val="24"/>
          <w:szCs w:val="24"/>
        </w:rPr>
      </w:pPr>
    </w:p>
    <w:p w14:paraId="4AD2EE1E" w14:textId="54763128" w:rsidR="000134B0" w:rsidRDefault="2776A571" w:rsidP="0018764F">
      <w:pPr>
        <w:pStyle w:val="ListParagraph"/>
        <w:numPr>
          <w:ilvl w:val="0"/>
          <w:numId w:val="26"/>
        </w:numPr>
        <w:jc w:val="both"/>
        <w:rPr>
          <w:rFonts w:ascii="Times New Roman" w:eastAsia="Times New Roman" w:hAnsi="Times New Roman" w:cs="Times New Roman"/>
          <w:b/>
          <w:bCs/>
          <w:i/>
          <w:iCs/>
          <w:sz w:val="24"/>
          <w:szCs w:val="24"/>
        </w:rPr>
      </w:pPr>
      <w:r w:rsidRPr="6CFDE0A7">
        <w:rPr>
          <w:rFonts w:ascii="Times New Roman" w:eastAsia="Times New Roman" w:hAnsi="Times New Roman" w:cs="Times New Roman"/>
          <w:b/>
          <w:bCs/>
          <w:i/>
          <w:iCs/>
          <w:sz w:val="24"/>
          <w:szCs w:val="24"/>
        </w:rPr>
        <w:t xml:space="preserve">- </w:t>
      </w:r>
      <w:r w:rsidR="4DECCF8C" w:rsidRPr="6CFDE0A7">
        <w:rPr>
          <w:rFonts w:ascii="Times New Roman" w:eastAsia="Times New Roman" w:hAnsi="Times New Roman" w:cs="Times New Roman"/>
          <w:b/>
          <w:bCs/>
          <w:i/>
          <w:iCs/>
          <w:sz w:val="24"/>
          <w:szCs w:val="24"/>
        </w:rPr>
        <w:t>Process Improvement &amp; Operations</w:t>
      </w:r>
    </w:p>
    <w:p w14:paraId="59856E38" w14:textId="3853D181" w:rsidR="5C403964" w:rsidRDefault="5C403964"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Process improvement refers to the systematic approach of analyzing and optimizing the existing business processes to improve efficiency, reduce waste, and increase productivity. The aim of </w:t>
      </w:r>
      <w:r w:rsidRPr="6CFDE0A7">
        <w:rPr>
          <w:rFonts w:ascii="Times New Roman" w:eastAsia="Times New Roman" w:hAnsi="Times New Roman" w:cs="Times New Roman"/>
          <w:sz w:val="24"/>
          <w:szCs w:val="24"/>
        </w:rPr>
        <w:lastRenderedPageBreak/>
        <w:t>process improvement is to identify areas where improvements can be made and implement changes that result in more efficient and effective processes</w:t>
      </w:r>
      <w:r w:rsidR="2C0B70C4" w:rsidRPr="6CFDE0A7">
        <w:rPr>
          <w:rFonts w:ascii="Times New Roman" w:eastAsia="Times New Roman" w:hAnsi="Times New Roman" w:cs="Times New Roman"/>
          <w:sz w:val="24"/>
          <w:szCs w:val="24"/>
        </w:rPr>
        <w:t xml:space="preserve"> (</w:t>
      </w:r>
      <w:proofErr w:type="spellStart"/>
      <w:r w:rsidR="2C0B70C4" w:rsidRPr="6CFDE0A7">
        <w:rPr>
          <w:rFonts w:ascii="Times New Roman" w:eastAsia="Times New Roman" w:hAnsi="Times New Roman" w:cs="Times New Roman"/>
          <w:sz w:val="24"/>
          <w:szCs w:val="24"/>
        </w:rPr>
        <w:t>Izquierdo</w:t>
      </w:r>
      <w:proofErr w:type="spellEnd"/>
      <w:r w:rsidR="2C0B70C4" w:rsidRPr="6CFDE0A7">
        <w:rPr>
          <w:rFonts w:ascii="Times New Roman" w:eastAsia="Times New Roman" w:hAnsi="Times New Roman" w:cs="Times New Roman"/>
          <w:sz w:val="24"/>
          <w:szCs w:val="24"/>
        </w:rPr>
        <w:t>, 2022)</w:t>
      </w:r>
      <w:r w:rsidRPr="6CFDE0A7">
        <w:rPr>
          <w:rFonts w:ascii="Times New Roman" w:eastAsia="Times New Roman" w:hAnsi="Times New Roman" w:cs="Times New Roman"/>
          <w:sz w:val="24"/>
          <w:szCs w:val="24"/>
        </w:rPr>
        <w:t>.</w:t>
      </w:r>
    </w:p>
    <w:p w14:paraId="3850D409" w14:textId="270EE117" w:rsidR="201C6563" w:rsidRDefault="201C6563"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Operations, on the other hand, refer to the day-to-day activities that enable a business to function. Operations include activities such as manufacturing, sales, marketing, distribution, and customer service. Effective operations management involves ensuring that these activities are carried out efficiently and effectively, and that the resources of the organization are used in the most optimal way to achieve the desired outcomes.</w:t>
      </w:r>
    </w:p>
    <w:p w14:paraId="5D0CCA94" w14:textId="38E0FE08" w:rsidR="201C6563" w:rsidRDefault="201C6563"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Process improvement is an essential part of operations management, as it helps to identify inefficiencies and bottlenecks in processes that can negatively impact operations. By improving processes, operations can become more streamlined, productive, and efficient, resulting in better business outcomes. Effective operations management, in turn, requires a constant focus on process improvement to ensure that the organization is continually improving and adapting to changes in the business environment</w:t>
      </w:r>
      <w:r w:rsidR="3CC8BE3B" w:rsidRPr="6CFDE0A7">
        <w:rPr>
          <w:rFonts w:ascii="Times New Roman" w:eastAsia="Times New Roman" w:hAnsi="Times New Roman" w:cs="Times New Roman"/>
          <w:sz w:val="24"/>
          <w:szCs w:val="24"/>
        </w:rPr>
        <w:t xml:space="preserve"> (</w:t>
      </w:r>
      <w:proofErr w:type="spellStart"/>
      <w:r w:rsidR="3CC8BE3B" w:rsidRPr="6CFDE0A7">
        <w:rPr>
          <w:rFonts w:ascii="Times New Roman" w:eastAsia="Times New Roman" w:hAnsi="Times New Roman" w:cs="Times New Roman"/>
          <w:sz w:val="24"/>
          <w:szCs w:val="24"/>
        </w:rPr>
        <w:t>Frevvoblog</w:t>
      </w:r>
      <w:proofErr w:type="spellEnd"/>
      <w:r w:rsidR="3CC8BE3B" w:rsidRPr="6CFDE0A7">
        <w:rPr>
          <w:rFonts w:ascii="Times New Roman" w:eastAsia="Times New Roman" w:hAnsi="Times New Roman" w:cs="Times New Roman"/>
          <w:sz w:val="24"/>
          <w:szCs w:val="24"/>
        </w:rPr>
        <w:t>, 2022).</w:t>
      </w:r>
    </w:p>
    <w:p w14:paraId="08115777" w14:textId="7879AAD9" w:rsidR="419D88B8" w:rsidRDefault="419D88B8"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There are several areas and operations that need process improvement at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center</w:t>
      </w:r>
      <w:r w:rsidR="544D19C2" w:rsidRPr="6CFDE0A7">
        <w:rPr>
          <w:rFonts w:ascii="Times New Roman" w:eastAsia="Times New Roman" w:hAnsi="Times New Roman" w:cs="Times New Roman"/>
          <w:sz w:val="24"/>
          <w:szCs w:val="24"/>
        </w:rPr>
        <w:t xml:space="preserve">, </w:t>
      </w:r>
      <w:r w:rsidR="38524AEF" w:rsidRPr="6CFDE0A7">
        <w:rPr>
          <w:rFonts w:ascii="Times New Roman" w:eastAsia="Times New Roman" w:hAnsi="Times New Roman" w:cs="Times New Roman"/>
          <w:sz w:val="24"/>
          <w:szCs w:val="24"/>
        </w:rPr>
        <w:t>such as provision of various handicap</w:t>
      </w:r>
      <w:r w:rsidRPr="6CFDE0A7">
        <w:rPr>
          <w:rFonts w:ascii="Times New Roman" w:eastAsia="Times New Roman" w:hAnsi="Times New Roman" w:cs="Times New Roman"/>
          <w:sz w:val="24"/>
          <w:szCs w:val="24"/>
        </w:rPr>
        <w:t xml:space="preserve"> </w:t>
      </w:r>
      <w:r w:rsidR="4B01DBF9" w:rsidRPr="6CFDE0A7">
        <w:rPr>
          <w:rFonts w:ascii="Times New Roman" w:eastAsia="Times New Roman" w:hAnsi="Times New Roman" w:cs="Times New Roman"/>
          <w:sz w:val="24"/>
          <w:szCs w:val="24"/>
        </w:rPr>
        <w:t xml:space="preserve">access, provision of air-conditioning units for the batting cages, </w:t>
      </w:r>
      <w:r w:rsidR="7C10DAD2" w:rsidRPr="6CFDE0A7">
        <w:rPr>
          <w:rFonts w:ascii="Times New Roman" w:eastAsia="Times New Roman" w:hAnsi="Times New Roman" w:cs="Times New Roman"/>
          <w:sz w:val="24"/>
          <w:szCs w:val="24"/>
        </w:rPr>
        <w:t>upgrading the scheduling software</w:t>
      </w:r>
      <w:r w:rsidR="2CEE753A" w:rsidRPr="6CFDE0A7">
        <w:rPr>
          <w:rFonts w:ascii="Times New Roman" w:eastAsia="Times New Roman" w:hAnsi="Times New Roman" w:cs="Times New Roman"/>
          <w:sz w:val="24"/>
          <w:szCs w:val="24"/>
        </w:rPr>
        <w:t>, Provision of lights for the football field</w:t>
      </w:r>
      <w:r w:rsidR="7156FEAC" w:rsidRPr="6CFDE0A7">
        <w:rPr>
          <w:rFonts w:ascii="Times New Roman" w:eastAsia="Times New Roman" w:hAnsi="Times New Roman" w:cs="Times New Roman"/>
          <w:sz w:val="24"/>
          <w:szCs w:val="24"/>
        </w:rPr>
        <w:t xml:space="preserve"> and field 5</w:t>
      </w:r>
      <w:r w:rsidR="353A6F82" w:rsidRPr="6CFDE0A7">
        <w:rPr>
          <w:rFonts w:ascii="Times New Roman" w:eastAsia="Times New Roman" w:hAnsi="Times New Roman" w:cs="Times New Roman"/>
          <w:sz w:val="24"/>
          <w:szCs w:val="24"/>
        </w:rPr>
        <w:t>, Improvement on the concession stand</w:t>
      </w:r>
      <w:r w:rsidR="79C1B8F5" w:rsidRPr="6CFDE0A7">
        <w:rPr>
          <w:rFonts w:ascii="Times New Roman" w:eastAsia="Times New Roman" w:hAnsi="Times New Roman" w:cs="Times New Roman"/>
          <w:sz w:val="24"/>
          <w:szCs w:val="24"/>
        </w:rPr>
        <w:t xml:space="preserve"> </w:t>
      </w:r>
      <w:r w:rsidR="5F7AC1F2" w:rsidRPr="6CFDE0A7">
        <w:rPr>
          <w:rFonts w:ascii="Times New Roman" w:eastAsia="Times New Roman" w:hAnsi="Times New Roman" w:cs="Times New Roman"/>
          <w:sz w:val="24"/>
          <w:szCs w:val="24"/>
        </w:rPr>
        <w:t>operation</w:t>
      </w:r>
      <w:r w:rsidR="79C1B8F5" w:rsidRPr="6CFDE0A7">
        <w:rPr>
          <w:rFonts w:ascii="Times New Roman" w:eastAsia="Times New Roman" w:hAnsi="Times New Roman" w:cs="Times New Roman"/>
          <w:sz w:val="24"/>
          <w:szCs w:val="24"/>
        </w:rPr>
        <w:t xml:space="preserve"> process </w:t>
      </w:r>
      <w:r w:rsidR="7C10DAD2" w:rsidRPr="6CFDE0A7">
        <w:rPr>
          <w:rFonts w:ascii="Times New Roman" w:eastAsia="Times New Roman" w:hAnsi="Times New Roman" w:cs="Times New Roman"/>
          <w:sz w:val="24"/>
          <w:szCs w:val="24"/>
        </w:rPr>
        <w:t xml:space="preserve">and more. </w:t>
      </w:r>
    </w:p>
    <w:p w14:paraId="56D1D779" w14:textId="3CFD6251" w:rsidR="4C6C06DC" w:rsidRDefault="4C6C06DC"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The</w:t>
      </w:r>
      <w:r w:rsidR="59985DB0" w:rsidRPr="6CFDE0A7">
        <w:rPr>
          <w:rFonts w:ascii="Times New Roman" w:eastAsia="Times New Roman" w:hAnsi="Times New Roman" w:cs="Times New Roman"/>
          <w:sz w:val="24"/>
          <w:szCs w:val="24"/>
        </w:rPr>
        <w:t xml:space="preserve"> main</w:t>
      </w:r>
      <w:r w:rsidRPr="6CFDE0A7">
        <w:rPr>
          <w:rFonts w:ascii="Times New Roman" w:eastAsia="Times New Roman" w:hAnsi="Times New Roman" w:cs="Times New Roman"/>
          <w:sz w:val="24"/>
          <w:szCs w:val="24"/>
        </w:rPr>
        <w:t xml:space="preserve"> </w:t>
      </w:r>
      <w:r w:rsidR="522CBFC4" w:rsidRPr="6CFDE0A7">
        <w:rPr>
          <w:rFonts w:ascii="Times New Roman" w:eastAsia="Times New Roman" w:hAnsi="Times New Roman" w:cs="Times New Roman"/>
          <w:sz w:val="24"/>
          <w:szCs w:val="24"/>
        </w:rPr>
        <w:t xml:space="preserve">aim of </w:t>
      </w:r>
      <w:r w:rsidR="6432AE36" w:rsidRPr="6CFDE0A7">
        <w:rPr>
          <w:rFonts w:ascii="Times New Roman" w:eastAsia="Times New Roman" w:hAnsi="Times New Roman" w:cs="Times New Roman"/>
          <w:sz w:val="24"/>
          <w:szCs w:val="24"/>
        </w:rPr>
        <w:t xml:space="preserve">the </w:t>
      </w:r>
      <w:r w:rsidR="522CBFC4" w:rsidRPr="6CFDE0A7">
        <w:rPr>
          <w:rFonts w:ascii="Times New Roman" w:eastAsia="Times New Roman" w:hAnsi="Times New Roman" w:cs="Times New Roman"/>
          <w:sz w:val="24"/>
          <w:szCs w:val="24"/>
        </w:rPr>
        <w:t xml:space="preserve">project </w:t>
      </w:r>
      <w:r w:rsidR="530021CA" w:rsidRPr="6CFDE0A7">
        <w:rPr>
          <w:rFonts w:ascii="Times New Roman" w:eastAsia="Times New Roman" w:hAnsi="Times New Roman" w:cs="Times New Roman"/>
          <w:sz w:val="24"/>
          <w:szCs w:val="24"/>
        </w:rPr>
        <w:t>was</w:t>
      </w:r>
      <w:r w:rsidR="522CBFC4" w:rsidRPr="6CFDE0A7">
        <w:rPr>
          <w:rFonts w:ascii="Times New Roman" w:eastAsia="Times New Roman" w:hAnsi="Times New Roman" w:cs="Times New Roman"/>
          <w:sz w:val="24"/>
          <w:szCs w:val="24"/>
        </w:rPr>
        <w:t xml:space="preserve"> to improve </w:t>
      </w:r>
      <w:r w:rsidR="2B3A4753" w:rsidRPr="6CFDE0A7">
        <w:rPr>
          <w:rFonts w:ascii="Times New Roman" w:eastAsia="Times New Roman" w:hAnsi="Times New Roman" w:cs="Times New Roman"/>
          <w:sz w:val="24"/>
          <w:szCs w:val="24"/>
        </w:rPr>
        <w:t>the</w:t>
      </w:r>
      <w:r w:rsidR="58E3C961" w:rsidRPr="6CFDE0A7">
        <w:rPr>
          <w:rFonts w:ascii="Times New Roman" w:eastAsia="Times New Roman" w:hAnsi="Times New Roman" w:cs="Times New Roman"/>
          <w:sz w:val="24"/>
          <w:szCs w:val="24"/>
        </w:rPr>
        <w:t xml:space="preserve"> lighting on </w:t>
      </w:r>
      <w:r w:rsidR="5B5CFE05" w:rsidRPr="6CFDE0A7">
        <w:rPr>
          <w:rFonts w:ascii="Times New Roman" w:eastAsia="Times New Roman" w:hAnsi="Times New Roman" w:cs="Times New Roman"/>
          <w:sz w:val="24"/>
          <w:szCs w:val="24"/>
        </w:rPr>
        <w:t>fields</w:t>
      </w:r>
      <w:r w:rsidR="1EA74E1C" w:rsidRPr="6CFDE0A7">
        <w:rPr>
          <w:rFonts w:ascii="Times New Roman" w:eastAsia="Times New Roman" w:hAnsi="Times New Roman" w:cs="Times New Roman"/>
          <w:sz w:val="24"/>
          <w:szCs w:val="24"/>
        </w:rPr>
        <w:t xml:space="preserve"> not covered with lights</w:t>
      </w:r>
      <w:r w:rsidR="58E3C961" w:rsidRPr="6CFDE0A7">
        <w:rPr>
          <w:rFonts w:ascii="Times New Roman" w:eastAsia="Times New Roman" w:hAnsi="Times New Roman" w:cs="Times New Roman"/>
          <w:sz w:val="24"/>
          <w:szCs w:val="24"/>
        </w:rPr>
        <w:t xml:space="preserve"> </w:t>
      </w:r>
      <w:r w:rsidR="1AF3787F" w:rsidRPr="6CFDE0A7">
        <w:rPr>
          <w:rFonts w:ascii="Times New Roman" w:eastAsia="Times New Roman" w:hAnsi="Times New Roman" w:cs="Times New Roman"/>
          <w:sz w:val="24"/>
          <w:szCs w:val="24"/>
        </w:rPr>
        <w:t>and on the improvement on the concession stand operation</w:t>
      </w:r>
      <w:r w:rsidR="1AE53F65" w:rsidRPr="6CFDE0A7">
        <w:rPr>
          <w:rFonts w:ascii="Times New Roman" w:eastAsia="Times New Roman" w:hAnsi="Times New Roman" w:cs="Times New Roman"/>
          <w:sz w:val="24"/>
          <w:szCs w:val="24"/>
        </w:rPr>
        <w:t>’</w:t>
      </w:r>
      <w:r w:rsidR="1AF3787F" w:rsidRPr="6CFDE0A7">
        <w:rPr>
          <w:rFonts w:ascii="Times New Roman" w:eastAsia="Times New Roman" w:hAnsi="Times New Roman" w:cs="Times New Roman"/>
          <w:sz w:val="24"/>
          <w:szCs w:val="24"/>
        </w:rPr>
        <w:t xml:space="preserve">s process, </w:t>
      </w:r>
      <w:r w:rsidR="58E3C961" w:rsidRPr="6CFDE0A7">
        <w:rPr>
          <w:rFonts w:ascii="Times New Roman" w:eastAsia="Times New Roman" w:hAnsi="Times New Roman" w:cs="Times New Roman"/>
          <w:sz w:val="24"/>
          <w:szCs w:val="24"/>
        </w:rPr>
        <w:t xml:space="preserve">so for the remainder of </w:t>
      </w:r>
      <w:r w:rsidR="447F36A0" w:rsidRPr="6CFDE0A7">
        <w:rPr>
          <w:rFonts w:ascii="Times New Roman" w:eastAsia="Times New Roman" w:hAnsi="Times New Roman" w:cs="Times New Roman"/>
          <w:sz w:val="24"/>
          <w:szCs w:val="24"/>
        </w:rPr>
        <w:t xml:space="preserve">the project we </w:t>
      </w:r>
      <w:r w:rsidR="11D6AC7E" w:rsidRPr="6CFDE0A7">
        <w:rPr>
          <w:rFonts w:ascii="Times New Roman" w:eastAsia="Times New Roman" w:hAnsi="Times New Roman" w:cs="Times New Roman"/>
          <w:sz w:val="24"/>
          <w:szCs w:val="24"/>
        </w:rPr>
        <w:t xml:space="preserve">focused </w:t>
      </w:r>
      <w:r w:rsidR="447F36A0" w:rsidRPr="6CFDE0A7">
        <w:rPr>
          <w:rFonts w:ascii="Times New Roman" w:eastAsia="Times New Roman" w:hAnsi="Times New Roman" w:cs="Times New Roman"/>
          <w:sz w:val="24"/>
          <w:szCs w:val="24"/>
        </w:rPr>
        <w:t xml:space="preserve">only </w:t>
      </w:r>
      <w:r w:rsidR="3E3C9329" w:rsidRPr="6CFDE0A7">
        <w:rPr>
          <w:rFonts w:ascii="Times New Roman" w:eastAsia="Times New Roman" w:hAnsi="Times New Roman" w:cs="Times New Roman"/>
          <w:sz w:val="24"/>
          <w:szCs w:val="24"/>
        </w:rPr>
        <w:t xml:space="preserve">on </w:t>
      </w:r>
      <w:r w:rsidR="447F36A0" w:rsidRPr="6CFDE0A7">
        <w:rPr>
          <w:rFonts w:ascii="Times New Roman" w:eastAsia="Times New Roman" w:hAnsi="Times New Roman" w:cs="Times New Roman"/>
          <w:sz w:val="24"/>
          <w:szCs w:val="24"/>
        </w:rPr>
        <w:t>the improvement of the lights in the football fields</w:t>
      </w:r>
      <w:r w:rsidR="0E52FB11" w:rsidRPr="6CFDE0A7">
        <w:rPr>
          <w:rFonts w:ascii="Times New Roman" w:eastAsia="Times New Roman" w:hAnsi="Times New Roman" w:cs="Times New Roman"/>
          <w:sz w:val="24"/>
          <w:szCs w:val="24"/>
        </w:rPr>
        <w:t xml:space="preserve"> and </w:t>
      </w:r>
      <w:r w:rsidR="63EFAD17" w:rsidRPr="6CFDE0A7">
        <w:rPr>
          <w:rFonts w:ascii="Times New Roman" w:eastAsia="Times New Roman" w:hAnsi="Times New Roman" w:cs="Times New Roman"/>
          <w:sz w:val="24"/>
          <w:szCs w:val="24"/>
        </w:rPr>
        <w:t>(F</w:t>
      </w:r>
      <w:r w:rsidR="665F4373" w:rsidRPr="6CFDE0A7">
        <w:rPr>
          <w:rFonts w:ascii="Times New Roman" w:eastAsia="Times New Roman" w:hAnsi="Times New Roman" w:cs="Times New Roman"/>
          <w:sz w:val="24"/>
          <w:szCs w:val="24"/>
        </w:rPr>
        <w:t xml:space="preserve">ields </w:t>
      </w:r>
      <w:r w:rsidR="64E02470" w:rsidRPr="6CFDE0A7">
        <w:rPr>
          <w:rFonts w:ascii="Times New Roman" w:eastAsia="Times New Roman" w:hAnsi="Times New Roman" w:cs="Times New Roman"/>
          <w:sz w:val="24"/>
          <w:szCs w:val="24"/>
        </w:rPr>
        <w:t xml:space="preserve">5 </w:t>
      </w:r>
      <w:r w:rsidR="665F4373" w:rsidRPr="6CFDE0A7">
        <w:rPr>
          <w:rFonts w:ascii="Times New Roman" w:eastAsia="Times New Roman" w:hAnsi="Times New Roman" w:cs="Times New Roman"/>
          <w:sz w:val="24"/>
          <w:szCs w:val="24"/>
        </w:rPr>
        <w:t>are rarely used for tournaments</w:t>
      </w:r>
      <w:r w:rsidR="2B29DC6A" w:rsidRPr="6CFDE0A7">
        <w:rPr>
          <w:rFonts w:ascii="Times New Roman" w:eastAsia="Times New Roman" w:hAnsi="Times New Roman" w:cs="Times New Roman"/>
          <w:sz w:val="24"/>
          <w:szCs w:val="24"/>
        </w:rPr>
        <w:t>) and Improvement on the concession stand operation process</w:t>
      </w:r>
      <w:r w:rsidR="665F4373" w:rsidRPr="6CFDE0A7">
        <w:rPr>
          <w:rFonts w:ascii="Times New Roman" w:eastAsia="Times New Roman" w:hAnsi="Times New Roman" w:cs="Times New Roman"/>
          <w:sz w:val="24"/>
          <w:szCs w:val="24"/>
        </w:rPr>
        <w:t>.</w:t>
      </w:r>
    </w:p>
    <w:p w14:paraId="1F73891C" w14:textId="77777777" w:rsidR="007D4CD8" w:rsidRDefault="000E31F2" w:rsidP="6CFDE0A7">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data provided by NMSR, </w:t>
      </w:r>
      <w:r w:rsidR="008B7B02">
        <w:rPr>
          <w:rFonts w:ascii="Times New Roman" w:eastAsia="Times New Roman" w:hAnsi="Times New Roman" w:cs="Times New Roman"/>
          <w:sz w:val="24"/>
          <w:szCs w:val="24"/>
        </w:rPr>
        <w:t>Field 5 demand is about 12% of the Fields demand and about 5% of overall NMSR facility demand. Using the percentage to allocate revenue to only Field 5 results to a revenue estimate of $16,392 which is very low compared to the Football field revenue of $106,204.25</w:t>
      </w:r>
      <w:r>
        <w:rPr>
          <w:rFonts w:ascii="Times New Roman" w:eastAsia="Times New Roman" w:hAnsi="Times New Roman" w:cs="Times New Roman"/>
          <w:sz w:val="24"/>
          <w:szCs w:val="24"/>
        </w:rPr>
        <w:t xml:space="preserve"> and Net Profit is 43,134.39</w:t>
      </w:r>
      <w:r w:rsidR="008B7B02">
        <w:rPr>
          <w:rFonts w:ascii="Times New Roman" w:eastAsia="Times New Roman" w:hAnsi="Times New Roman" w:cs="Times New Roman"/>
          <w:sz w:val="24"/>
          <w:szCs w:val="24"/>
        </w:rPr>
        <w:t>. The return on</w:t>
      </w:r>
      <w:r>
        <w:rPr>
          <w:rFonts w:ascii="Times New Roman" w:eastAsia="Times New Roman" w:hAnsi="Times New Roman" w:cs="Times New Roman"/>
          <w:sz w:val="24"/>
          <w:szCs w:val="24"/>
        </w:rPr>
        <w:t xml:space="preserve"> investment </w:t>
      </w:r>
      <w:proofErr w:type="gramStart"/>
      <w:r>
        <w:rPr>
          <w:rFonts w:ascii="Times New Roman" w:eastAsia="Times New Roman" w:hAnsi="Times New Roman" w:cs="Times New Roman"/>
          <w:sz w:val="24"/>
          <w:szCs w:val="24"/>
        </w:rPr>
        <w:t>on</w:t>
      </w:r>
      <w:proofErr w:type="gramEnd"/>
      <w:r>
        <w:rPr>
          <w:rFonts w:ascii="Times New Roman" w:eastAsia="Times New Roman" w:hAnsi="Times New Roman" w:cs="Times New Roman"/>
          <w:sz w:val="24"/>
          <w:szCs w:val="24"/>
        </w:rPr>
        <w:t xml:space="preserve"> Field 5 will </w:t>
      </w:r>
      <w:proofErr w:type="gramStart"/>
      <w:r>
        <w:rPr>
          <w:rFonts w:ascii="Times New Roman" w:eastAsia="Times New Roman" w:hAnsi="Times New Roman" w:cs="Times New Roman"/>
          <w:sz w:val="24"/>
          <w:szCs w:val="24"/>
        </w:rPr>
        <w:t>definitely not</w:t>
      </w:r>
      <w:proofErr w:type="gramEnd"/>
      <w:r>
        <w:rPr>
          <w:rFonts w:ascii="Times New Roman" w:eastAsia="Times New Roman" w:hAnsi="Times New Roman" w:cs="Times New Roman"/>
          <w:sz w:val="24"/>
          <w:szCs w:val="24"/>
        </w:rPr>
        <w:t xml:space="preserve"> be comparable to the Football Field.</w:t>
      </w:r>
    </w:p>
    <w:p w14:paraId="26E336D3" w14:textId="77777777" w:rsidR="007D4CD8" w:rsidRDefault="007D4CD8" w:rsidP="6CFDE0A7">
      <w:pPr>
        <w:spacing w:line="257" w:lineRule="auto"/>
        <w:jc w:val="both"/>
        <w:rPr>
          <w:rFonts w:ascii="Times New Roman" w:eastAsia="Times New Roman" w:hAnsi="Times New Roman" w:cs="Times New Roman"/>
          <w:sz w:val="24"/>
          <w:szCs w:val="24"/>
        </w:rPr>
      </w:pPr>
    </w:p>
    <w:p w14:paraId="00094162" w14:textId="2E5FA900" w:rsidR="665F4373" w:rsidRPr="007D4CD8" w:rsidRDefault="665F4373" w:rsidP="6CFDE0A7">
      <w:pPr>
        <w:spacing w:line="257" w:lineRule="auto"/>
        <w:jc w:val="both"/>
        <w:rPr>
          <w:rFonts w:ascii="Times New Roman" w:eastAsia="Times New Roman" w:hAnsi="Times New Roman" w:cs="Times New Roman"/>
          <w:sz w:val="24"/>
          <w:szCs w:val="24"/>
          <w:u w:val="single"/>
        </w:rPr>
      </w:pPr>
      <w:r w:rsidRPr="007D4CD8">
        <w:rPr>
          <w:rFonts w:ascii="Times New Roman" w:eastAsia="Times New Roman" w:hAnsi="Times New Roman" w:cs="Times New Roman"/>
          <w:sz w:val="24"/>
          <w:szCs w:val="24"/>
        </w:rPr>
        <w:t xml:space="preserve">5.1 </w:t>
      </w:r>
      <w:r w:rsidR="007D4CD8">
        <w:rPr>
          <w:rFonts w:ascii="Times New Roman" w:eastAsia="Times New Roman" w:hAnsi="Times New Roman" w:cs="Times New Roman"/>
          <w:sz w:val="24"/>
          <w:szCs w:val="24"/>
          <w:u w:val="single"/>
        </w:rPr>
        <w:t>Five</w:t>
      </w:r>
      <w:r w:rsidRPr="007D4CD8">
        <w:rPr>
          <w:rFonts w:ascii="Times New Roman" w:eastAsia="Times New Roman" w:hAnsi="Times New Roman" w:cs="Times New Roman"/>
          <w:sz w:val="24"/>
          <w:szCs w:val="24"/>
          <w:u w:val="single"/>
        </w:rPr>
        <w:t xml:space="preserve"> WHY’s </w:t>
      </w:r>
      <w:r w:rsidR="49C83412" w:rsidRPr="007D4CD8">
        <w:rPr>
          <w:rFonts w:ascii="Times New Roman" w:eastAsia="Times New Roman" w:hAnsi="Times New Roman" w:cs="Times New Roman"/>
          <w:sz w:val="24"/>
          <w:szCs w:val="24"/>
          <w:u w:val="single"/>
        </w:rPr>
        <w:t xml:space="preserve">and answers </w:t>
      </w:r>
      <w:r w:rsidRPr="007D4CD8">
        <w:rPr>
          <w:rFonts w:ascii="Times New Roman" w:eastAsia="Times New Roman" w:hAnsi="Times New Roman" w:cs="Times New Roman"/>
          <w:sz w:val="24"/>
          <w:szCs w:val="24"/>
          <w:u w:val="single"/>
        </w:rPr>
        <w:t>the Football Fields need the Lights</w:t>
      </w:r>
      <w:r w:rsidR="7B8D89A8" w:rsidRPr="007D4CD8">
        <w:rPr>
          <w:rFonts w:ascii="Times New Roman" w:eastAsia="Times New Roman" w:hAnsi="Times New Roman" w:cs="Times New Roman"/>
          <w:sz w:val="24"/>
          <w:szCs w:val="24"/>
          <w:u w:val="single"/>
        </w:rPr>
        <w:t>.</w:t>
      </w:r>
      <w:r w:rsidR="447F36A0" w:rsidRPr="007D4CD8">
        <w:rPr>
          <w:rFonts w:ascii="Times New Roman" w:eastAsia="Times New Roman" w:hAnsi="Times New Roman" w:cs="Times New Roman"/>
          <w:sz w:val="24"/>
          <w:szCs w:val="24"/>
        </w:rPr>
        <w:t xml:space="preserve"> </w:t>
      </w:r>
    </w:p>
    <w:p w14:paraId="5A0300A4" w14:textId="0B7E9F46" w:rsidR="2693F243" w:rsidRDefault="2693F243" w:rsidP="0018764F">
      <w:pPr>
        <w:pStyle w:val="ListParagraph"/>
        <w:numPr>
          <w:ilvl w:val="0"/>
          <w:numId w:val="13"/>
        </w:num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currently has </w:t>
      </w:r>
      <w:r w:rsidR="47C5B1CC" w:rsidRPr="6CFDE0A7">
        <w:rPr>
          <w:rFonts w:ascii="Times New Roman" w:eastAsia="Times New Roman" w:hAnsi="Times New Roman" w:cs="Times New Roman"/>
          <w:sz w:val="24"/>
          <w:szCs w:val="24"/>
        </w:rPr>
        <w:t xml:space="preserve">outdoor </w:t>
      </w:r>
      <w:r w:rsidRPr="6CFDE0A7">
        <w:rPr>
          <w:rFonts w:ascii="Times New Roman" w:eastAsia="Times New Roman" w:hAnsi="Times New Roman" w:cs="Times New Roman"/>
          <w:sz w:val="24"/>
          <w:szCs w:val="24"/>
        </w:rPr>
        <w:t>light</w:t>
      </w:r>
      <w:r w:rsidR="190D625C" w:rsidRPr="6CFDE0A7">
        <w:rPr>
          <w:rFonts w:ascii="Times New Roman" w:eastAsia="Times New Roman" w:hAnsi="Times New Roman" w:cs="Times New Roman"/>
          <w:sz w:val="24"/>
          <w:szCs w:val="24"/>
        </w:rPr>
        <w:t>s</w:t>
      </w:r>
      <w:r w:rsidRPr="6CFDE0A7">
        <w:rPr>
          <w:rFonts w:ascii="Times New Roman" w:eastAsia="Times New Roman" w:hAnsi="Times New Roman" w:cs="Times New Roman"/>
          <w:sz w:val="24"/>
          <w:szCs w:val="24"/>
        </w:rPr>
        <w:t xml:space="preserve"> on only half of th</w:t>
      </w:r>
      <w:r w:rsidR="22624672" w:rsidRPr="6CFDE0A7">
        <w:rPr>
          <w:rFonts w:ascii="Times New Roman" w:eastAsia="Times New Roman" w:hAnsi="Times New Roman" w:cs="Times New Roman"/>
          <w:sz w:val="24"/>
          <w:szCs w:val="24"/>
        </w:rPr>
        <w:t xml:space="preserve">e park </w:t>
      </w:r>
      <w:r w:rsidR="27182465" w:rsidRPr="6CFDE0A7">
        <w:rPr>
          <w:rFonts w:ascii="Times New Roman" w:eastAsia="Times New Roman" w:hAnsi="Times New Roman" w:cs="Times New Roman"/>
          <w:sz w:val="24"/>
          <w:szCs w:val="24"/>
        </w:rPr>
        <w:t>and the Football Field is not covered with the light.</w:t>
      </w:r>
    </w:p>
    <w:p w14:paraId="1E3E08D6" w14:textId="298BD24F" w:rsidR="72162093" w:rsidRDefault="72162093" w:rsidP="0018764F">
      <w:pPr>
        <w:pStyle w:val="ListParagraph"/>
        <w:numPr>
          <w:ilvl w:val="0"/>
          <w:numId w:val="13"/>
        </w:num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The lack of outdoor light causes vision constraints and is needed to improve vision and overall safety. </w:t>
      </w:r>
      <w:r w:rsidR="57CF2990" w:rsidRPr="6CFDE0A7">
        <w:rPr>
          <w:rFonts w:ascii="Times New Roman" w:eastAsia="Times New Roman" w:hAnsi="Times New Roman" w:cs="Times New Roman"/>
          <w:sz w:val="24"/>
          <w:szCs w:val="24"/>
        </w:rPr>
        <w:t>Installing proper lighting can help to improve visibility and reduce the likelihood of accidents.</w:t>
      </w:r>
    </w:p>
    <w:p w14:paraId="0663DB8E" w14:textId="5FD095AB" w:rsidR="0AECC4F0" w:rsidRDefault="0AECC4F0" w:rsidP="0018764F">
      <w:pPr>
        <w:pStyle w:val="ListParagraph"/>
        <w:numPr>
          <w:ilvl w:val="0"/>
          <w:numId w:val="13"/>
        </w:num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The installation of the outdoor lights will increase playing hours and at the same time increase revenue. If the facility is not currently able to host evening games or events due to inadequate lighting, installing lights would allow for additional revenue-generating opportunities such as nighttime tournaments or events.</w:t>
      </w:r>
    </w:p>
    <w:p w14:paraId="34560ED3" w14:textId="35CE12B3" w:rsidR="12AD9855" w:rsidRDefault="12AD9855" w:rsidP="0018764F">
      <w:pPr>
        <w:pStyle w:val="ListParagraph"/>
        <w:numPr>
          <w:ilvl w:val="0"/>
          <w:numId w:val="13"/>
        </w:num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Installation of the outdoor lights will help i</w:t>
      </w:r>
      <w:r w:rsidR="450982E0" w:rsidRPr="6CFDE0A7">
        <w:rPr>
          <w:rFonts w:ascii="Times New Roman" w:eastAsia="Times New Roman" w:hAnsi="Times New Roman" w:cs="Times New Roman"/>
          <w:sz w:val="24"/>
          <w:szCs w:val="24"/>
        </w:rPr>
        <w:t>n</w:t>
      </w:r>
      <w:r w:rsidRPr="6CFDE0A7">
        <w:rPr>
          <w:rFonts w:ascii="Times New Roman" w:eastAsia="Times New Roman" w:hAnsi="Times New Roman" w:cs="Times New Roman"/>
          <w:sz w:val="24"/>
          <w:szCs w:val="24"/>
        </w:rPr>
        <w:t xml:space="preserve"> meeting demand</w:t>
      </w:r>
      <w:r w:rsidR="7ADDB138" w:rsidRPr="6CFDE0A7">
        <w:rPr>
          <w:rFonts w:ascii="Times New Roman" w:eastAsia="Times New Roman" w:hAnsi="Times New Roman" w:cs="Times New Roman"/>
          <w:sz w:val="24"/>
          <w:szCs w:val="24"/>
        </w:rPr>
        <w:t>.</w:t>
      </w:r>
      <w:r w:rsidRPr="6CFDE0A7">
        <w:rPr>
          <w:rFonts w:ascii="Times New Roman" w:eastAsia="Times New Roman" w:hAnsi="Times New Roman" w:cs="Times New Roman"/>
          <w:sz w:val="24"/>
          <w:szCs w:val="24"/>
        </w:rPr>
        <w:t xml:space="preserve"> </w:t>
      </w:r>
      <w:r w:rsidR="24BAB331" w:rsidRPr="6CFDE0A7">
        <w:rPr>
          <w:rFonts w:ascii="Times New Roman" w:eastAsia="Times New Roman" w:hAnsi="Times New Roman" w:cs="Times New Roman"/>
          <w:sz w:val="24"/>
          <w:szCs w:val="24"/>
        </w:rPr>
        <w:t xml:space="preserve">In situations where </w:t>
      </w:r>
      <w:r w:rsidRPr="6CFDE0A7">
        <w:rPr>
          <w:rFonts w:ascii="Times New Roman" w:eastAsia="Times New Roman" w:hAnsi="Times New Roman" w:cs="Times New Roman"/>
          <w:sz w:val="24"/>
          <w:szCs w:val="24"/>
        </w:rPr>
        <w:t>there is a high demand for football field usage but limited availability due to daylight hours, installing lights would help to meet this demand and potentially attract new customers.</w:t>
      </w:r>
    </w:p>
    <w:p w14:paraId="145D0560" w14:textId="3DD119FF" w:rsidR="53FA7A09" w:rsidRDefault="53FA7A09" w:rsidP="0018764F">
      <w:pPr>
        <w:pStyle w:val="ListParagraph"/>
        <w:numPr>
          <w:ilvl w:val="0"/>
          <w:numId w:val="13"/>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Installation of outdoor lighting can </w:t>
      </w:r>
      <w:r w:rsidR="12AD9855" w:rsidRPr="6CFDE0A7">
        <w:rPr>
          <w:rFonts w:ascii="Times New Roman" w:eastAsia="Times New Roman" w:hAnsi="Times New Roman" w:cs="Times New Roman"/>
          <w:sz w:val="24"/>
          <w:szCs w:val="24"/>
        </w:rPr>
        <w:t xml:space="preserve">enhance the overall </w:t>
      </w:r>
      <w:r w:rsidR="2D6A8860" w:rsidRPr="6CFDE0A7">
        <w:rPr>
          <w:rFonts w:ascii="Times New Roman" w:eastAsia="Times New Roman" w:hAnsi="Times New Roman" w:cs="Times New Roman"/>
          <w:sz w:val="24"/>
          <w:szCs w:val="24"/>
        </w:rPr>
        <w:t>game e</w:t>
      </w:r>
      <w:r w:rsidR="12AD9855" w:rsidRPr="6CFDE0A7">
        <w:rPr>
          <w:rFonts w:ascii="Times New Roman" w:eastAsia="Times New Roman" w:hAnsi="Times New Roman" w:cs="Times New Roman"/>
          <w:sz w:val="24"/>
          <w:szCs w:val="24"/>
        </w:rPr>
        <w:t>xperience</w:t>
      </w:r>
      <w:r w:rsidR="00740053" w:rsidRPr="6CFDE0A7">
        <w:rPr>
          <w:rFonts w:ascii="Times New Roman" w:eastAsia="Times New Roman" w:hAnsi="Times New Roman" w:cs="Times New Roman"/>
          <w:sz w:val="24"/>
          <w:szCs w:val="24"/>
        </w:rPr>
        <w:t xml:space="preserve">. </w:t>
      </w:r>
      <w:r w:rsidR="12AD9855" w:rsidRPr="6CFDE0A7">
        <w:rPr>
          <w:rFonts w:ascii="Times New Roman" w:eastAsia="Times New Roman" w:hAnsi="Times New Roman" w:cs="Times New Roman"/>
          <w:sz w:val="24"/>
          <w:szCs w:val="24"/>
        </w:rPr>
        <w:t>High-quality lighting can help to create a more enjoyable and immersive experience for players and spectators alike, thereby enhancing the overall experience of using the facility</w:t>
      </w:r>
      <w:r w:rsidR="5D59059E" w:rsidRPr="6CFDE0A7">
        <w:rPr>
          <w:rFonts w:ascii="Times New Roman" w:eastAsia="Times New Roman" w:hAnsi="Times New Roman" w:cs="Times New Roman"/>
          <w:sz w:val="24"/>
          <w:szCs w:val="24"/>
        </w:rPr>
        <w:t xml:space="preserve"> (</w:t>
      </w:r>
      <w:r w:rsidR="5D59059E" w:rsidRPr="6CFDE0A7">
        <w:rPr>
          <w:rFonts w:ascii="Times New Roman" w:eastAsia="Times New Roman" w:hAnsi="Times New Roman" w:cs="Times New Roman"/>
          <w:i/>
          <w:iCs/>
          <w:sz w:val="24"/>
          <w:szCs w:val="24"/>
        </w:rPr>
        <w:t xml:space="preserve">YOUTH SPORTS | </w:t>
      </w:r>
      <w:proofErr w:type="spellStart"/>
      <w:r w:rsidR="5D59059E" w:rsidRPr="6CFDE0A7">
        <w:rPr>
          <w:rFonts w:ascii="Times New Roman" w:eastAsia="Times New Roman" w:hAnsi="Times New Roman" w:cs="Times New Roman"/>
          <w:i/>
          <w:iCs/>
          <w:sz w:val="24"/>
          <w:szCs w:val="24"/>
        </w:rPr>
        <w:t>Newmellesports</w:t>
      </w:r>
      <w:proofErr w:type="spellEnd"/>
      <w:r w:rsidR="5D59059E" w:rsidRPr="6CFDE0A7">
        <w:rPr>
          <w:rFonts w:ascii="Times New Roman" w:eastAsia="Times New Roman" w:hAnsi="Times New Roman" w:cs="Times New Roman"/>
          <w:sz w:val="24"/>
          <w:szCs w:val="24"/>
        </w:rPr>
        <w:t>, n.d.).</w:t>
      </w:r>
    </w:p>
    <w:p w14:paraId="3309651F" w14:textId="3E7DE847" w:rsidR="098CD4C4" w:rsidRDefault="098CD4C4"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The above 5 WHY’s </w:t>
      </w:r>
      <w:proofErr w:type="spellStart"/>
      <w:r w:rsidR="21934A5D" w:rsidRPr="6CFDE0A7">
        <w:rPr>
          <w:rFonts w:ascii="Times New Roman" w:eastAsia="Times New Roman" w:hAnsi="Times New Roman" w:cs="Times New Roman"/>
          <w:sz w:val="24"/>
          <w:szCs w:val="24"/>
        </w:rPr>
        <w:t>andswer’s</w:t>
      </w:r>
      <w:proofErr w:type="spellEnd"/>
      <w:r w:rsidR="21934A5D" w:rsidRPr="6CFDE0A7">
        <w:rPr>
          <w:rFonts w:ascii="Times New Roman" w:eastAsia="Times New Roman" w:hAnsi="Times New Roman" w:cs="Times New Roman"/>
          <w:sz w:val="24"/>
          <w:szCs w:val="24"/>
        </w:rPr>
        <w:t xml:space="preserve"> </w:t>
      </w:r>
      <w:r w:rsidRPr="6CFDE0A7">
        <w:rPr>
          <w:rFonts w:ascii="Times New Roman" w:eastAsia="Times New Roman" w:hAnsi="Times New Roman" w:cs="Times New Roman"/>
          <w:sz w:val="24"/>
          <w:szCs w:val="24"/>
        </w:rPr>
        <w:t xml:space="preserve">has justified the need for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to</w:t>
      </w:r>
      <w:r w:rsidR="1888F3DB" w:rsidRPr="6CFDE0A7">
        <w:rPr>
          <w:rFonts w:ascii="Times New Roman" w:eastAsia="Times New Roman" w:hAnsi="Times New Roman" w:cs="Times New Roman"/>
          <w:sz w:val="24"/>
          <w:szCs w:val="24"/>
        </w:rPr>
        <w:t xml:space="preserve"> invest on the </w:t>
      </w:r>
      <w:r w:rsidRPr="6CFDE0A7">
        <w:rPr>
          <w:rFonts w:ascii="Times New Roman" w:eastAsia="Times New Roman" w:hAnsi="Times New Roman" w:cs="Times New Roman"/>
          <w:sz w:val="24"/>
          <w:szCs w:val="24"/>
        </w:rPr>
        <w:t>install</w:t>
      </w:r>
      <w:r w:rsidR="2B3884E5" w:rsidRPr="6CFDE0A7">
        <w:rPr>
          <w:rFonts w:ascii="Times New Roman" w:eastAsia="Times New Roman" w:hAnsi="Times New Roman" w:cs="Times New Roman"/>
          <w:sz w:val="24"/>
          <w:szCs w:val="24"/>
        </w:rPr>
        <w:t>ation of</w:t>
      </w:r>
      <w:r w:rsidRPr="6CFDE0A7">
        <w:rPr>
          <w:rFonts w:ascii="Times New Roman" w:eastAsia="Times New Roman" w:hAnsi="Times New Roman" w:cs="Times New Roman"/>
          <w:sz w:val="24"/>
          <w:szCs w:val="24"/>
        </w:rPr>
        <w:t xml:space="preserve"> </w:t>
      </w:r>
      <w:r w:rsidR="4B61E02A" w:rsidRPr="6CFDE0A7">
        <w:rPr>
          <w:rFonts w:ascii="Times New Roman" w:eastAsia="Times New Roman" w:hAnsi="Times New Roman" w:cs="Times New Roman"/>
          <w:sz w:val="24"/>
          <w:szCs w:val="24"/>
        </w:rPr>
        <w:t xml:space="preserve">outdoor lightening on their </w:t>
      </w:r>
      <w:r w:rsidR="267BBCF0" w:rsidRPr="6CFDE0A7">
        <w:rPr>
          <w:rFonts w:ascii="Times New Roman" w:eastAsia="Times New Roman" w:hAnsi="Times New Roman" w:cs="Times New Roman"/>
          <w:sz w:val="24"/>
          <w:szCs w:val="24"/>
        </w:rPr>
        <w:t>Football field</w:t>
      </w:r>
      <w:r w:rsidR="4B61E02A" w:rsidRPr="6CFDE0A7">
        <w:rPr>
          <w:rFonts w:ascii="Times New Roman" w:eastAsia="Times New Roman" w:hAnsi="Times New Roman" w:cs="Times New Roman"/>
          <w:sz w:val="24"/>
          <w:szCs w:val="24"/>
        </w:rPr>
        <w:t xml:space="preserve">, but we looked further to see if the return on investment </w:t>
      </w:r>
      <w:r w:rsidR="457F7BE8" w:rsidRPr="6CFDE0A7">
        <w:rPr>
          <w:rFonts w:ascii="Times New Roman" w:eastAsia="Times New Roman" w:hAnsi="Times New Roman" w:cs="Times New Roman"/>
          <w:sz w:val="24"/>
          <w:szCs w:val="24"/>
        </w:rPr>
        <w:t>(ROI) justifies th</w:t>
      </w:r>
      <w:r w:rsidR="7C08C8FE" w:rsidRPr="6CFDE0A7">
        <w:rPr>
          <w:rFonts w:ascii="Times New Roman" w:eastAsia="Times New Roman" w:hAnsi="Times New Roman" w:cs="Times New Roman"/>
          <w:sz w:val="24"/>
          <w:szCs w:val="24"/>
        </w:rPr>
        <w:t>is</w:t>
      </w:r>
      <w:r w:rsidR="384C1532" w:rsidRPr="6CFDE0A7">
        <w:rPr>
          <w:rFonts w:ascii="Times New Roman" w:eastAsia="Times New Roman" w:hAnsi="Times New Roman" w:cs="Times New Roman"/>
          <w:sz w:val="24"/>
          <w:szCs w:val="24"/>
        </w:rPr>
        <w:t xml:space="preserve"> investment.</w:t>
      </w:r>
    </w:p>
    <w:p w14:paraId="471D43FD" w14:textId="43CF4E04" w:rsidR="6CFDE0A7" w:rsidRDefault="6CFDE0A7" w:rsidP="6CFDE0A7">
      <w:pPr>
        <w:jc w:val="both"/>
        <w:rPr>
          <w:rFonts w:ascii="Times New Roman" w:eastAsia="Times New Roman" w:hAnsi="Times New Roman" w:cs="Times New Roman"/>
          <w:sz w:val="24"/>
          <w:szCs w:val="24"/>
        </w:rPr>
      </w:pPr>
    </w:p>
    <w:p w14:paraId="3F245F23" w14:textId="0C009083" w:rsidR="2C424603" w:rsidRPr="007D4CD8" w:rsidRDefault="2C424603" w:rsidP="6CFDE0A7">
      <w:pPr>
        <w:jc w:val="both"/>
        <w:rPr>
          <w:rFonts w:ascii="Times New Roman" w:eastAsia="Times New Roman" w:hAnsi="Times New Roman" w:cs="Times New Roman"/>
          <w:sz w:val="24"/>
          <w:szCs w:val="24"/>
          <w:u w:val="single"/>
        </w:rPr>
      </w:pPr>
      <w:r w:rsidRPr="007D4CD8">
        <w:rPr>
          <w:rFonts w:ascii="Times New Roman" w:eastAsia="Times New Roman" w:hAnsi="Times New Roman" w:cs="Times New Roman"/>
          <w:sz w:val="24"/>
          <w:szCs w:val="24"/>
        </w:rPr>
        <w:t xml:space="preserve">5.2 </w:t>
      </w:r>
      <w:r w:rsidRPr="007D4CD8">
        <w:rPr>
          <w:rFonts w:ascii="Times New Roman" w:eastAsia="Times New Roman" w:hAnsi="Times New Roman" w:cs="Times New Roman"/>
          <w:sz w:val="24"/>
          <w:szCs w:val="24"/>
          <w:u w:val="single"/>
        </w:rPr>
        <w:t xml:space="preserve">Return on Investment (ROI) for the Installation of </w:t>
      </w:r>
      <w:r w:rsidR="566FD438" w:rsidRPr="007D4CD8">
        <w:rPr>
          <w:rFonts w:ascii="Times New Roman" w:eastAsia="Times New Roman" w:hAnsi="Times New Roman" w:cs="Times New Roman"/>
          <w:sz w:val="24"/>
          <w:szCs w:val="24"/>
          <w:u w:val="single"/>
        </w:rPr>
        <w:t>LED light fixtures and mounting brackets on the Football Fields</w:t>
      </w:r>
    </w:p>
    <w:p w14:paraId="3D336D4C" w14:textId="12725C35" w:rsidR="77BD9510" w:rsidRDefault="77BD9510"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Return on Investment (ROI) is a financial metric used to evaluate the profitability of an investment or project. It measures the amount of return, or profit, generated from an investment relative to the amount of money invested.</w:t>
      </w:r>
    </w:p>
    <w:p w14:paraId="74A29F81" w14:textId="7E2EAFD1" w:rsidR="77BD9510" w:rsidRDefault="77BD9510"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ROI is calculated as follows: Return (Benefit)/Investment (Cost)</w:t>
      </w:r>
    </w:p>
    <w:p w14:paraId="2D5CF7DA" w14:textId="157FEB79" w:rsidR="77BD9510" w:rsidRDefault="77BD9510"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Return (Benefit) is the gain of the investment which can be the Net income and the investment is the total cost spent on the investment.</w:t>
      </w:r>
    </w:p>
    <w:p w14:paraId="572F2D11" w14:textId="4D9DD94D" w:rsidR="77BD9510" w:rsidRDefault="77BD9510"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To calculate Return on Investment (ROI) for the installation of LED light fixture and mounting brackets on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Recreation and Sports Football Fields we will us</w:t>
      </w:r>
      <w:r w:rsidR="2179B55F" w:rsidRPr="6CFDE0A7">
        <w:rPr>
          <w:rFonts w:ascii="Times New Roman" w:eastAsia="Times New Roman" w:hAnsi="Times New Roman" w:cs="Times New Roman"/>
          <w:sz w:val="24"/>
          <w:szCs w:val="24"/>
        </w:rPr>
        <w:t>e the 2022 income and expense data</w:t>
      </w:r>
      <w:r w:rsidR="01505A1A" w:rsidRPr="6CFDE0A7">
        <w:rPr>
          <w:rFonts w:ascii="Times New Roman" w:eastAsia="Times New Roman" w:hAnsi="Times New Roman" w:cs="Times New Roman"/>
          <w:sz w:val="24"/>
          <w:szCs w:val="24"/>
        </w:rPr>
        <w:t xml:space="preserve"> of the football field summarized</w:t>
      </w:r>
      <w:r w:rsidR="2179B55F" w:rsidRPr="6CFDE0A7">
        <w:rPr>
          <w:rFonts w:ascii="Times New Roman" w:eastAsia="Times New Roman" w:hAnsi="Times New Roman" w:cs="Times New Roman"/>
          <w:sz w:val="24"/>
          <w:szCs w:val="24"/>
        </w:rPr>
        <w:t xml:space="preserve"> below</w:t>
      </w:r>
      <w:r w:rsidR="11498723" w:rsidRPr="6CFDE0A7">
        <w:rPr>
          <w:rFonts w:ascii="Times New Roman" w:eastAsia="Times New Roman" w:hAnsi="Times New Roman" w:cs="Times New Roman"/>
          <w:sz w:val="24"/>
          <w:szCs w:val="24"/>
        </w:rPr>
        <w:t>:</w:t>
      </w:r>
    </w:p>
    <w:p w14:paraId="10839F6F" w14:textId="716E0396" w:rsidR="72C4D58F" w:rsidRDefault="72C4D58F"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Football Field 2022 </w:t>
      </w:r>
      <w:r w:rsidR="46EBE674" w:rsidRPr="6CFDE0A7">
        <w:rPr>
          <w:rFonts w:ascii="Times New Roman" w:eastAsia="Times New Roman" w:hAnsi="Times New Roman" w:cs="Times New Roman"/>
          <w:sz w:val="24"/>
          <w:szCs w:val="24"/>
        </w:rPr>
        <w:t>Income = $106,204.25</w:t>
      </w:r>
    </w:p>
    <w:p w14:paraId="7EA29F46" w14:textId="75097789" w:rsidR="2695195B" w:rsidRDefault="2695195B"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Baseball Field 2022 </w:t>
      </w:r>
      <w:r w:rsidR="46EBE674" w:rsidRPr="6CFDE0A7">
        <w:rPr>
          <w:rFonts w:ascii="Times New Roman" w:eastAsia="Times New Roman" w:hAnsi="Times New Roman" w:cs="Times New Roman"/>
          <w:sz w:val="24"/>
          <w:szCs w:val="24"/>
        </w:rPr>
        <w:t xml:space="preserve">Expenses = </w:t>
      </w:r>
      <w:r w:rsidR="573436EB" w:rsidRPr="6CFDE0A7">
        <w:rPr>
          <w:rFonts w:ascii="Times New Roman" w:eastAsia="Times New Roman" w:hAnsi="Times New Roman" w:cs="Times New Roman"/>
          <w:sz w:val="24"/>
          <w:szCs w:val="24"/>
        </w:rPr>
        <w:t>$63,069.86</w:t>
      </w:r>
    </w:p>
    <w:p w14:paraId="08872767" w14:textId="449CD746" w:rsidR="52174828" w:rsidRDefault="52174828"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Football Field 2022 Net Income = $106,204.25 - $63,069.86 = </w:t>
      </w:r>
      <w:r w:rsidR="27374655" w:rsidRPr="6CFDE0A7">
        <w:rPr>
          <w:rFonts w:ascii="Times New Roman" w:eastAsia="Times New Roman" w:hAnsi="Times New Roman" w:cs="Times New Roman"/>
          <w:sz w:val="24"/>
          <w:szCs w:val="24"/>
        </w:rPr>
        <w:t>$43,134.39</w:t>
      </w:r>
    </w:p>
    <w:p w14:paraId="6DE47D7E" w14:textId="19676B7B" w:rsidR="55C1DE15" w:rsidRDefault="55C1DE15"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Proposed Investment = $117,562.00</w:t>
      </w:r>
    </w:p>
    <w:p w14:paraId="1E51540F" w14:textId="04EF4EFF" w:rsidR="55C1DE15" w:rsidRDefault="55C1DE15"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(Quotation provided by American Electric </w:t>
      </w:r>
      <w:r w:rsidR="05E494C8" w:rsidRPr="6CFDE0A7">
        <w:rPr>
          <w:rFonts w:ascii="Times New Roman" w:eastAsia="Times New Roman" w:hAnsi="Times New Roman" w:cs="Times New Roman"/>
          <w:sz w:val="24"/>
          <w:szCs w:val="24"/>
        </w:rPr>
        <w:t>&amp; Data, Inc.</w:t>
      </w:r>
    </w:p>
    <w:p w14:paraId="56597A6F" w14:textId="59D53391" w:rsidR="78078A6E" w:rsidRDefault="78078A6E"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ROI = </w:t>
      </w:r>
      <w:r w:rsidR="70E1DFC9" w:rsidRPr="6CFDE0A7">
        <w:rPr>
          <w:rFonts w:ascii="Times New Roman" w:eastAsia="Times New Roman" w:hAnsi="Times New Roman" w:cs="Times New Roman"/>
          <w:sz w:val="24"/>
          <w:szCs w:val="24"/>
        </w:rPr>
        <w:t>($43,134.39/$</w:t>
      </w:r>
      <w:r w:rsidR="38FC9A17" w:rsidRPr="6CFDE0A7">
        <w:rPr>
          <w:rFonts w:ascii="Times New Roman" w:eastAsia="Times New Roman" w:hAnsi="Times New Roman" w:cs="Times New Roman"/>
          <w:sz w:val="24"/>
          <w:szCs w:val="24"/>
        </w:rPr>
        <w:t>117,562.00</w:t>
      </w:r>
      <w:r w:rsidR="70E1DFC9" w:rsidRPr="6CFDE0A7">
        <w:rPr>
          <w:rFonts w:ascii="Times New Roman" w:eastAsia="Times New Roman" w:hAnsi="Times New Roman" w:cs="Times New Roman"/>
          <w:sz w:val="24"/>
          <w:szCs w:val="24"/>
        </w:rPr>
        <w:t xml:space="preserve">) x 100 = </w:t>
      </w:r>
      <w:r w:rsidR="0C06120A" w:rsidRPr="6CFDE0A7">
        <w:rPr>
          <w:rFonts w:ascii="Times New Roman" w:eastAsia="Times New Roman" w:hAnsi="Times New Roman" w:cs="Times New Roman"/>
          <w:sz w:val="24"/>
          <w:szCs w:val="24"/>
        </w:rPr>
        <w:t>36.69%</w:t>
      </w:r>
    </w:p>
    <w:p w14:paraId="3228EBC5" w14:textId="23EC4AEF" w:rsidR="0C06120A" w:rsidRDefault="0C06120A"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This means that the ROI for the proposed investment is approximately 36.6</w:t>
      </w:r>
      <w:r w:rsidR="707A409F" w:rsidRPr="6CFDE0A7">
        <w:rPr>
          <w:rFonts w:ascii="Times New Roman" w:eastAsia="Times New Roman" w:hAnsi="Times New Roman" w:cs="Times New Roman"/>
          <w:sz w:val="24"/>
          <w:szCs w:val="24"/>
        </w:rPr>
        <w:t>9</w:t>
      </w:r>
      <w:r w:rsidRPr="6CFDE0A7">
        <w:rPr>
          <w:rFonts w:ascii="Times New Roman" w:eastAsia="Times New Roman" w:hAnsi="Times New Roman" w:cs="Times New Roman"/>
          <w:sz w:val="24"/>
          <w:szCs w:val="24"/>
        </w:rPr>
        <w:t>%. In other words, for every dollar invested, the project is expected to generate approximately 36.6</w:t>
      </w:r>
      <w:r w:rsidR="09BE0E57" w:rsidRPr="6CFDE0A7">
        <w:rPr>
          <w:rFonts w:ascii="Times New Roman" w:eastAsia="Times New Roman" w:hAnsi="Times New Roman" w:cs="Times New Roman"/>
          <w:sz w:val="24"/>
          <w:szCs w:val="24"/>
        </w:rPr>
        <w:t>9</w:t>
      </w:r>
      <w:r w:rsidRPr="6CFDE0A7">
        <w:rPr>
          <w:rFonts w:ascii="Times New Roman" w:eastAsia="Times New Roman" w:hAnsi="Times New Roman" w:cs="Times New Roman"/>
          <w:sz w:val="24"/>
          <w:szCs w:val="24"/>
        </w:rPr>
        <w:t xml:space="preserve"> cents in net income.</w:t>
      </w:r>
    </w:p>
    <w:p w14:paraId="7F4BE10B" w14:textId="25CCDA9E" w:rsidR="6CFDE0A7" w:rsidRDefault="6CFDE0A7" w:rsidP="6CFDE0A7">
      <w:pPr>
        <w:jc w:val="both"/>
        <w:rPr>
          <w:rFonts w:ascii="Times New Roman" w:eastAsia="Times New Roman" w:hAnsi="Times New Roman" w:cs="Times New Roman"/>
          <w:sz w:val="24"/>
          <w:szCs w:val="24"/>
        </w:rPr>
      </w:pPr>
    </w:p>
    <w:p w14:paraId="125EF4CB" w14:textId="52144443" w:rsidR="0C06120A" w:rsidRPr="007D4CD8" w:rsidRDefault="0C06120A" w:rsidP="6CFDE0A7">
      <w:pPr>
        <w:jc w:val="both"/>
        <w:rPr>
          <w:rFonts w:ascii="Times New Roman" w:eastAsia="Times New Roman" w:hAnsi="Times New Roman" w:cs="Times New Roman"/>
          <w:sz w:val="24"/>
          <w:szCs w:val="24"/>
        </w:rPr>
      </w:pPr>
      <w:r w:rsidRPr="007D4CD8">
        <w:rPr>
          <w:rFonts w:ascii="Times New Roman" w:eastAsia="Times New Roman" w:hAnsi="Times New Roman" w:cs="Times New Roman"/>
          <w:sz w:val="24"/>
          <w:szCs w:val="24"/>
        </w:rPr>
        <w:t>5.</w:t>
      </w:r>
      <w:r w:rsidR="1693023D" w:rsidRPr="007D4CD8">
        <w:rPr>
          <w:rFonts w:ascii="Times New Roman" w:eastAsia="Times New Roman" w:hAnsi="Times New Roman" w:cs="Times New Roman"/>
          <w:sz w:val="24"/>
          <w:szCs w:val="24"/>
        </w:rPr>
        <w:t>3</w:t>
      </w:r>
      <w:r w:rsidRPr="007D4CD8">
        <w:rPr>
          <w:rFonts w:ascii="Times New Roman" w:eastAsia="Times New Roman" w:hAnsi="Times New Roman" w:cs="Times New Roman"/>
          <w:sz w:val="24"/>
          <w:szCs w:val="24"/>
        </w:rPr>
        <w:t xml:space="preserve"> </w:t>
      </w:r>
      <w:r w:rsidR="4CBFCC59" w:rsidRPr="007D4CD8">
        <w:rPr>
          <w:rFonts w:ascii="Times New Roman" w:eastAsia="Times New Roman" w:hAnsi="Times New Roman" w:cs="Times New Roman"/>
          <w:sz w:val="24"/>
          <w:szCs w:val="24"/>
          <w:u w:val="single"/>
        </w:rPr>
        <w:t>Payback period on investment for LED light fixtures and mounting brackets installation on football fields</w:t>
      </w:r>
      <w:r w:rsidR="522C7C4D" w:rsidRPr="007D4CD8">
        <w:rPr>
          <w:rFonts w:ascii="Times New Roman" w:eastAsia="Times New Roman" w:hAnsi="Times New Roman" w:cs="Times New Roman"/>
          <w:sz w:val="24"/>
          <w:szCs w:val="24"/>
        </w:rPr>
        <w:t xml:space="preserve"> </w:t>
      </w:r>
    </w:p>
    <w:p w14:paraId="7C9C6C0E" w14:textId="19BBADC2" w:rsidR="7B260ADA" w:rsidRDefault="7B260ADA"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The payback period is a financial metric used to measure the length of time it takes for an investment to generate enough cash flow to recover its initial cost. In other words, it is the amount of time required for the investment to "pay back" its initial investment.</w:t>
      </w:r>
    </w:p>
    <w:p w14:paraId="3C6DCA99" w14:textId="572F907B" w:rsidR="4E6A97A7" w:rsidRDefault="4E6A97A7"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To calculate the number of years it will take to recover the investment</w:t>
      </w:r>
      <w:r w:rsidR="3D26A136" w:rsidRPr="6CFDE0A7">
        <w:rPr>
          <w:rFonts w:ascii="Times New Roman" w:eastAsia="Times New Roman" w:hAnsi="Times New Roman" w:cs="Times New Roman"/>
          <w:sz w:val="24"/>
          <w:szCs w:val="24"/>
        </w:rPr>
        <w:t xml:space="preserve"> for the Installation of LED light fixture and mounting brackets on the football field</w:t>
      </w:r>
      <w:r w:rsidRPr="6CFDE0A7">
        <w:rPr>
          <w:rFonts w:ascii="Times New Roman" w:eastAsia="Times New Roman" w:hAnsi="Times New Roman" w:cs="Times New Roman"/>
          <w:sz w:val="24"/>
          <w:szCs w:val="24"/>
        </w:rPr>
        <w:t xml:space="preserve">, we </w:t>
      </w:r>
      <w:r w:rsidR="4DFB10E3" w:rsidRPr="6CFDE0A7">
        <w:rPr>
          <w:rFonts w:ascii="Times New Roman" w:eastAsia="Times New Roman" w:hAnsi="Times New Roman" w:cs="Times New Roman"/>
          <w:sz w:val="24"/>
          <w:szCs w:val="24"/>
        </w:rPr>
        <w:t>used</w:t>
      </w:r>
      <w:r w:rsidRPr="6CFDE0A7">
        <w:rPr>
          <w:rFonts w:ascii="Times New Roman" w:eastAsia="Times New Roman" w:hAnsi="Times New Roman" w:cs="Times New Roman"/>
          <w:sz w:val="24"/>
          <w:szCs w:val="24"/>
        </w:rPr>
        <w:t xml:space="preserve"> the payback period method.</w:t>
      </w:r>
    </w:p>
    <w:p w14:paraId="28CF4A97" w14:textId="728121C0" w:rsidR="4E6A97A7" w:rsidRDefault="4E6A97A7"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Payback period = Initial Investment / Annual Net Income</w:t>
      </w:r>
    </w:p>
    <w:p w14:paraId="40FCC737" w14:textId="259D69B9" w:rsidR="4E6A97A7" w:rsidRDefault="4E6A97A7"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Plugging in the numbers from the quote, we get:</w:t>
      </w:r>
    </w:p>
    <w:p w14:paraId="29A9F8DF" w14:textId="322662AC" w:rsidR="4E6A97A7" w:rsidRDefault="4E6A97A7"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Payback period = $117,562.00 / $43,134.39</w:t>
      </w:r>
    </w:p>
    <w:p w14:paraId="6C0B6F70" w14:textId="1854F2CE" w:rsidR="4E6A97A7" w:rsidRDefault="4E6A97A7"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Payback period = 2.72 years (rounded to two decimal places) </w:t>
      </w:r>
    </w:p>
    <w:p w14:paraId="4F4A3C69" w14:textId="2CEBCDFC" w:rsidR="4E6A97A7" w:rsidRDefault="4E6A97A7"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Therefore, the payback period for this investment is approximately 2.72 years. This means that it will take approximately 2.72 years for the project to generate enough cash flow to recover its initial investment of $117,562.00.</w:t>
      </w:r>
    </w:p>
    <w:p w14:paraId="518E869E" w14:textId="049567D7" w:rsidR="6CFDE0A7" w:rsidRDefault="6CFDE0A7" w:rsidP="6CFDE0A7">
      <w:pPr>
        <w:spacing w:line="257" w:lineRule="auto"/>
        <w:jc w:val="both"/>
        <w:rPr>
          <w:rFonts w:ascii="Times New Roman" w:eastAsia="Times New Roman" w:hAnsi="Times New Roman" w:cs="Times New Roman"/>
          <w:sz w:val="24"/>
          <w:szCs w:val="24"/>
        </w:rPr>
      </w:pPr>
    </w:p>
    <w:p w14:paraId="68E7DBCA" w14:textId="2992068A" w:rsidR="161F48DE" w:rsidRPr="007D4CD8" w:rsidRDefault="161F48DE" w:rsidP="6CFDE0A7">
      <w:pPr>
        <w:spacing w:line="257" w:lineRule="auto"/>
        <w:jc w:val="both"/>
        <w:rPr>
          <w:rFonts w:ascii="Times New Roman" w:eastAsia="Times New Roman" w:hAnsi="Times New Roman" w:cs="Times New Roman"/>
          <w:sz w:val="24"/>
          <w:szCs w:val="24"/>
        </w:rPr>
      </w:pPr>
      <w:r w:rsidRPr="007D4CD8">
        <w:rPr>
          <w:rFonts w:ascii="Times New Roman" w:eastAsia="Times New Roman" w:hAnsi="Times New Roman" w:cs="Times New Roman"/>
          <w:sz w:val="24"/>
          <w:szCs w:val="24"/>
        </w:rPr>
        <w:t xml:space="preserve">5.4 </w:t>
      </w:r>
      <w:r w:rsidRPr="007D4CD8">
        <w:rPr>
          <w:rFonts w:ascii="Times New Roman" w:eastAsia="Times New Roman" w:hAnsi="Times New Roman" w:cs="Times New Roman"/>
          <w:sz w:val="24"/>
          <w:szCs w:val="24"/>
          <w:u w:val="single"/>
        </w:rPr>
        <w:t>Net Present Value (NPV) and Internal Rate of Return (IRR)</w:t>
      </w:r>
    </w:p>
    <w:p w14:paraId="68AAF6C8" w14:textId="0F7178D9" w:rsidR="161F48DE" w:rsidRDefault="161F48DE"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NPV is a measure of the net present value of future cash flows, discounted at the required rate of return. </w:t>
      </w:r>
      <w:r w:rsidR="1ECB54FD" w:rsidRPr="6CFDE0A7">
        <w:rPr>
          <w:rFonts w:ascii="Times New Roman" w:eastAsia="Times New Roman" w:hAnsi="Times New Roman" w:cs="Times New Roman"/>
          <w:sz w:val="24"/>
          <w:szCs w:val="24"/>
        </w:rPr>
        <w:t xml:space="preserve">We assumed </w:t>
      </w:r>
      <w:r w:rsidRPr="6CFDE0A7">
        <w:rPr>
          <w:rFonts w:ascii="Times New Roman" w:eastAsia="Times New Roman" w:hAnsi="Times New Roman" w:cs="Times New Roman"/>
          <w:sz w:val="24"/>
          <w:szCs w:val="24"/>
        </w:rPr>
        <w:t xml:space="preserve">a required rate of return of 10%, </w:t>
      </w:r>
      <w:r w:rsidR="7A30EBB1" w:rsidRPr="6CFDE0A7">
        <w:rPr>
          <w:rFonts w:ascii="Times New Roman" w:eastAsia="Times New Roman" w:hAnsi="Times New Roman" w:cs="Times New Roman"/>
          <w:sz w:val="24"/>
          <w:szCs w:val="24"/>
        </w:rPr>
        <w:t xml:space="preserve">and calculated </w:t>
      </w:r>
      <w:r w:rsidRPr="6CFDE0A7">
        <w:rPr>
          <w:rFonts w:ascii="Times New Roman" w:eastAsia="Times New Roman" w:hAnsi="Times New Roman" w:cs="Times New Roman"/>
          <w:sz w:val="24"/>
          <w:szCs w:val="24"/>
        </w:rPr>
        <w:t>the NPV as follows:</w:t>
      </w:r>
    </w:p>
    <w:p w14:paraId="078B38EC" w14:textId="3493572E" w:rsidR="161F48DE" w:rsidRDefault="161F48DE"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Year 1: $43,134.39 / (1 + 0.10) = $39,212.17</w:t>
      </w:r>
    </w:p>
    <w:p w14:paraId="04F39455" w14:textId="6E54EB13" w:rsidR="161F48DE" w:rsidRDefault="161F48DE"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Year 2: $43,134.39 / (1 + </w:t>
      </w:r>
      <w:proofErr w:type="gramStart"/>
      <w:r w:rsidRPr="6CFDE0A7">
        <w:rPr>
          <w:rFonts w:ascii="Times New Roman" w:eastAsia="Times New Roman" w:hAnsi="Times New Roman" w:cs="Times New Roman"/>
          <w:sz w:val="24"/>
          <w:szCs w:val="24"/>
        </w:rPr>
        <w:t>0.10)^</w:t>
      </w:r>
      <w:proofErr w:type="gramEnd"/>
      <w:r w:rsidRPr="6CFDE0A7">
        <w:rPr>
          <w:rFonts w:ascii="Times New Roman" w:eastAsia="Times New Roman" w:hAnsi="Times New Roman" w:cs="Times New Roman"/>
          <w:sz w:val="24"/>
          <w:szCs w:val="24"/>
        </w:rPr>
        <w:t>2 = $33,197.16</w:t>
      </w:r>
    </w:p>
    <w:p w14:paraId="3A15F273" w14:textId="73F1261A" w:rsidR="161F48DE" w:rsidRDefault="161F48DE"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Year 3: $43,134.39 / (1 + </w:t>
      </w:r>
      <w:proofErr w:type="gramStart"/>
      <w:r w:rsidRPr="6CFDE0A7">
        <w:rPr>
          <w:rFonts w:ascii="Times New Roman" w:eastAsia="Times New Roman" w:hAnsi="Times New Roman" w:cs="Times New Roman"/>
          <w:sz w:val="24"/>
          <w:szCs w:val="24"/>
        </w:rPr>
        <w:t>0.10)^</w:t>
      </w:r>
      <w:proofErr w:type="gramEnd"/>
      <w:r w:rsidRPr="6CFDE0A7">
        <w:rPr>
          <w:rFonts w:ascii="Times New Roman" w:eastAsia="Times New Roman" w:hAnsi="Times New Roman" w:cs="Times New Roman"/>
          <w:sz w:val="24"/>
          <w:szCs w:val="24"/>
        </w:rPr>
        <w:t>3 = $28,090.18</w:t>
      </w:r>
    </w:p>
    <w:p w14:paraId="36A348DA" w14:textId="1625DAAE" w:rsidR="161F48DE" w:rsidRDefault="161F48DE"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NPV = -$117,562.00 + $39,212.17 + $33,197.16 + $28,090.18</w:t>
      </w:r>
    </w:p>
    <w:p w14:paraId="51E0C86E" w14:textId="09270491" w:rsidR="161F48DE" w:rsidRDefault="161F48DE"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NPV = -$17,062.49 (rounded to two decimal places)</w:t>
      </w:r>
    </w:p>
    <w:p w14:paraId="1B553223" w14:textId="68B643E8" w:rsidR="161F48DE" w:rsidRDefault="161F48DE"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The negative NPV indicates that the project may not be profitable enough to justify the initial investment of $117,562.00. </w:t>
      </w:r>
    </w:p>
    <w:p w14:paraId="2ACC702E" w14:textId="47202AE9" w:rsidR="161F48DE" w:rsidRDefault="161F48DE"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IRR is the rate at which the NPV of the investment is zero. </w:t>
      </w:r>
    </w:p>
    <w:p w14:paraId="3C4196DD" w14:textId="5A0047CE" w:rsidR="74FBD751" w:rsidRDefault="74FBD75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Year 0: -$117,562.00 (Initial investment)</w:t>
      </w:r>
    </w:p>
    <w:p w14:paraId="1828AEC2" w14:textId="2A3926C3" w:rsidR="74FBD751" w:rsidRDefault="74FBD75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Year 1: $43,134.39 (Net cash inflow)</w:t>
      </w:r>
    </w:p>
    <w:p w14:paraId="060DE0C2" w14:textId="2A73E580" w:rsidR="74FBD751" w:rsidRDefault="74FBD75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Year 2: $43,134.39 (Net cash inflow)</w:t>
      </w:r>
    </w:p>
    <w:p w14:paraId="72F49471" w14:textId="1A00B8EC" w:rsidR="74FBD751" w:rsidRDefault="74FBD75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Year 3: $43,134.39 (Net cash inflow)</w:t>
      </w:r>
    </w:p>
    <w:p w14:paraId="6CB61E5B" w14:textId="3FCE24F4" w:rsidR="1970E702" w:rsidRDefault="1970E702" w:rsidP="6CFDE0A7">
      <w:pPr>
        <w:spacing w:line="240"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We calculated the IRR by using the trial-and-error method</w:t>
      </w:r>
      <w:r w:rsidR="3D4AA30E" w:rsidRPr="6CFDE0A7">
        <w:rPr>
          <w:rFonts w:ascii="Times New Roman" w:eastAsia="Times New Roman" w:hAnsi="Times New Roman" w:cs="Times New Roman"/>
          <w:sz w:val="24"/>
          <w:szCs w:val="24"/>
        </w:rPr>
        <w:t xml:space="preserve"> as the following steps</w:t>
      </w:r>
      <w:r w:rsidRPr="6CFDE0A7">
        <w:rPr>
          <w:rFonts w:ascii="Times New Roman" w:eastAsia="Times New Roman" w:hAnsi="Times New Roman" w:cs="Times New Roman"/>
          <w:sz w:val="24"/>
          <w:szCs w:val="24"/>
        </w:rPr>
        <w:t>:</w:t>
      </w:r>
    </w:p>
    <w:p w14:paraId="0140A502" w14:textId="18C41E43" w:rsidR="1970E702" w:rsidRDefault="1970E702" w:rsidP="6CFDE0A7">
      <w:pPr>
        <w:spacing w:line="240"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First, we tried different discount rates until we found the one that makes the NPV equal to zero.  </w:t>
      </w:r>
    </w:p>
    <w:p w14:paraId="4FB2F58D" w14:textId="46D4DF43" w:rsidR="1970E702" w:rsidRDefault="1970E702" w:rsidP="6CFDE0A7">
      <w:pPr>
        <w:spacing w:line="240" w:lineRule="auto"/>
        <w:jc w:val="both"/>
      </w:pPr>
      <w:r w:rsidRPr="6CFDE0A7">
        <w:rPr>
          <w:rFonts w:ascii="Times New Roman" w:eastAsia="Times New Roman" w:hAnsi="Times New Roman" w:cs="Times New Roman"/>
          <w:sz w:val="24"/>
          <w:szCs w:val="24"/>
        </w:rPr>
        <w:lastRenderedPageBreak/>
        <w:t xml:space="preserve">Second, we assumed a discount rate of 8% and calculated the present value of each cash flow using the discount rate. We </w:t>
      </w:r>
      <w:proofErr w:type="spellStart"/>
      <w:r w:rsidRPr="6CFDE0A7">
        <w:rPr>
          <w:rFonts w:ascii="Times New Roman" w:eastAsia="Times New Roman" w:hAnsi="Times New Roman" w:cs="Times New Roman"/>
          <w:sz w:val="24"/>
          <w:szCs w:val="24"/>
        </w:rPr>
        <w:t>Sumed</w:t>
      </w:r>
      <w:proofErr w:type="spellEnd"/>
      <w:r w:rsidRPr="6CFDE0A7">
        <w:rPr>
          <w:rFonts w:ascii="Times New Roman" w:eastAsia="Times New Roman" w:hAnsi="Times New Roman" w:cs="Times New Roman"/>
          <w:sz w:val="24"/>
          <w:szCs w:val="24"/>
        </w:rPr>
        <w:t xml:space="preserve"> up the present values of the cash flows to get the NPV. If the NPV is positive, the discount rate is too low. If the NPV is negative, the discount rate is too high. Third, we adjusted the discount rate and repeated the steps until we found the discount rate that makes the NPV equal to zero. </w:t>
      </w:r>
    </w:p>
    <w:p w14:paraId="465A89C3" w14:textId="75BAFD9D" w:rsidR="1970E702" w:rsidRDefault="1970E702" w:rsidP="6CFDE0A7">
      <w:pPr>
        <w:spacing w:line="240"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Ultimately, we found the IRR to be 8.5%.</w:t>
      </w:r>
    </w:p>
    <w:p w14:paraId="21A05C62" w14:textId="77777777" w:rsidR="007D4CD8" w:rsidRDefault="007D4CD8" w:rsidP="6CFDE0A7">
      <w:pPr>
        <w:spacing w:line="240" w:lineRule="auto"/>
        <w:jc w:val="both"/>
      </w:pPr>
    </w:p>
    <w:p w14:paraId="0EB53C13" w14:textId="407BFC07" w:rsidR="56400595" w:rsidRPr="007D4CD8" w:rsidRDefault="56400595" w:rsidP="6CFDE0A7">
      <w:pPr>
        <w:jc w:val="both"/>
        <w:rPr>
          <w:rFonts w:ascii="Times New Roman" w:eastAsia="Times New Roman" w:hAnsi="Times New Roman" w:cs="Times New Roman"/>
          <w:sz w:val="24"/>
          <w:szCs w:val="24"/>
          <w:u w:val="single"/>
        </w:rPr>
      </w:pPr>
      <w:r w:rsidRPr="007D4CD8">
        <w:rPr>
          <w:rFonts w:ascii="Times New Roman" w:eastAsia="Times New Roman" w:hAnsi="Times New Roman" w:cs="Times New Roman"/>
          <w:sz w:val="24"/>
          <w:szCs w:val="24"/>
        </w:rPr>
        <w:t xml:space="preserve">5.5 </w:t>
      </w:r>
      <w:r w:rsidR="7BEF883F" w:rsidRPr="007D4CD8">
        <w:rPr>
          <w:rFonts w:ascii="Times New Roman" w:eastAsia="Times New Roman" w:hAnsi="Times New Roman" w:cs="Times New Roman"/>
          <w:sz w:val="24"/>
          <w:szCs w:val="24"/>
          <w:u w:val="single"/>
        </w:rPr>
        <w:t>Financial Metrics Summary for LED Light Fixtures and Mounting Brackets Installation on Football Fields</w:t>
      </w:r>
    </w:p>
    <w:p w14:paraId="1A1AE6E6" w14:textId="342841D6" w:rsidR="530AC086" w:rsidRDefault="530AC086"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The</w:t>
      </w:r>
      <w:r w:rsidR="4C44184B" w:rsidRPr="6CFDE0A7">
        <w:rPr>
          <w:rFonts w:ascii="Times New Roman" w:eastAsia="Times New Roman" w:hAnsi="Times New Roman" w:cs="Times New Roman"/>
          <w:sz w:val="24"/>
          <w:szCs w:val="24"/>
        </w:rPr>
        <w:t xml:space="preserve"> payback period of 2.72 years suggests that the investment will take less than 3 years to pay back the initial investment. However, the negative NPV of -$17,062.49 indicates that the project may not be profitable enough to justify the initial investment. The IRR of approximately 8.5% suggests that the project may be profitable if the required rate of return is lower than 8.5%.</w:t>
      </w:r>
    </w:p>
    <w:p w14:paraId="48418E4C" w14:textId="2004E841" w:rsidR="57A7E9FC" w:rsidRDefault="57A7E9FC"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The </w:t>
      </w:r>
      <w:proofErr w:type="spellStart"/>
      <w:r w:rsidRPr="6CFDE0A7">
        <w:rPr>
          <w:rFonts w:ascii="Times New Roman" w:eastAsia="Times New Roman" w:hAnsi="Times New Roman" w:cs="Times New Roman"/>
          <w:sz w:val="24"/>
          <w:szCs w:val="24"/>
        </w:rPr>
        <w:t>Finacial</w:t>
      </w:r>
      <w:proofErr w:type="spellEnd"/>
      <w:r w:rsidRPr="6CFDE0A7">
        <w:rPr>
          <w:rFonts w:ascii="Times New Roman" w:eastAsia="Times New Roman" w:hAnsi="Times New Roman" w:cs="Times New Roman"/>
          <w:sz w:val="24"/>
          <w:szCs w:val="24"/>
        </w:rPr>
        <w:t xml:space="preserve"> Metrics calculated </w:t>
      </w:r>
      <w:r w:rsidR="62EFB0BC" w:rsidRPr="6CFDE0A7">
        <w:rPr>
          <w:rFonts w:ascii="Times New Roman" w:eastAsia="Times New Roman" w:hAnsi="Times New Roman" w:cs="Times New Roman"/>
          <w:sz w:val="24"/>
          <w:szCs w:val="24"/>
        </w:rPr>
        <w:t xml:space="preserve">and </w:t>
      </w:r>
      <w:r w:rsidR="52B58884" w:rsidRPr="6CFDE0A7">
        <w:rPr>
          <w:rFonts w:ascii="Times New Roman" w:eastAsia="Times New Roman" w:hAnsi="Times New Roman" w:cs="Times New Roman"/>
          <w:sz w:val="24"/>
          <w:szCs w:val="24"/>
        </w:rPr>
        <w:t>summarized</w:t>
      </w:r>
      <w:r w:rsidR="62EFB0BC" w:rsidRPr="6CFDE0A7">
        <w:rPr>
          <w:rFonts w:ascii="Times New Roman" w:eastAsia="Times New Roman" w:hAnsi="Times New Roman" w:cs="Times New Roman"/>
          <w:sz w:val="24"/>
          <w:szCs w:val="24"/>
        </w:rPr>
        <w:t xml:space="preserve"> </w:t>
      </w:r>
      <w:r w:rsidRPr="6CFDE0A7">
        <w:rPr>
          <w:rFonts w:ascii="Times New Roman" w:eastAsia="Times New Roman" w:hAnsi="Times New Roman" w:cs="Times New Roman"/>
          <w:sz w:val="24"/>
          <w:szCs w:val="24"/>
        </w:rPr>
        <w:t xml:space="preserve">above to justify the proposed investment for the </w:t>
      </w:r>
      <w:r w:rsidR="6C44798D" w:rsidRPr="6CFDE0A7">
        <w:rPr>
          <w:rFonts w:ascii="Times New Roman" w:eastAsia="Times New Roman" w:hAnsi="Times New Roman" w:cs="Times New Roman"/>
          <w:sz w:val="24"/>
          <w:szCs w:val="24"/>
        </w:rPr>
        <w:t>Installation</w:t>
      </w:r>
      <w:r w:rsidRPr="6CFDE0A7">
        <w:rPr>
          <w:rFonts w:ascii="Times New Roman" w:eastAsia="Times New Roman" w:hAnsi="Times New Roman" w:cs="Times New Roman"/>
          <w:sz w:val="24"/>
          <w:szCs w:val="24"/>
        </w:rPr>
        <w:t xml:space="preserve"> of LED fixtures and mounting brackets on the football</w:t>
      </w:r>
      <w:r w:rsidR="4343573B" w:rsidRPr="6CFDE0A7">
        <w:rPr>
          <w:rFonts w:ascii="Times New Roman" w:eastAsia="Times New Roman" w:hAnsi="Times New Roman" w:cs="Times New Roman"/>
          <w:sz w:val="24"/>
          <w:szCs w:val="24"/>
        </w:rPr>
        <w:t xml:space="preserve"> fields can be improved </w:t>
      </w:r>
      <w:proofErr w:type="gramStart"/>
      <w:r w:rsidR="4343573B" w:rsidRPr="6CFDE0A7">
        <w:rPr>
          <w:rFonts w:ascii="Times New Roman" w:eastAsia="Times New Roman" w:hAnsi="Times New Roman" w:cs="Times New Roman"/>
          <w:sz w:val="24"/>
          <w:szCs w:val="24"/>
        </w:rPr>
        <w:t>by the use of</w:t>
      </w:r>
      <w:proofErr w:type="gramEnd"/>
      <w:r w:rsidR="4343573B" w:rsidRPr="6CFDE0A7">
        <w:rPr>
          <w:rFonts w:ascii="Times New Roman" w:eastAsia="Times New Roman" w:hAnsi="Times New Roman" w:cs="Times New Roman"/>
          <w:sz w:val="24"/>
          <w:szCs w:val="24"/>
        </w:rPr>
        <w:t xml:space="preserve"> grants.</w:t>
      </w:r>
    </w:p>
    <w:p w14:paraId="774ED87B" w14:textId="77777777" w:rsidR="007D4CD8" w:rsidRDefault="007D4CD8" w:rsidP="6CFDE0A7">
      <w:pPr>
        <w:jc w:val="both"/>
        <w:rPr>
          <w:rFonts w:ascii="Times New Roman" w:eastAsia="Times New Roman" w:hAnsi="Times New Roman" w:cs="Times New Roman"/>
          <w:sz w:val="24"/>
          <w:szCs w:val="24"/>
        </w:rPr>
      </w:pPr>
    </w:p>
    <w:p w14:paraId="3D226860" w14:textId="71F2E2B7" w:rsidR="39A6C17A" w:rsidRPr="007D4CD8" w:rsidRDefault="39A6C17A" w:rsidP="6CFDE0A7">
      <w:pPr>
        <w:jc w:val="both"/>
        <w:rPr>
          <w:rFonts w:ascii="Times New Roman" w:eastAsia="Times New Roman" w:hAnsi="Times New Roman" w:cs="Times New Roman"/>
          <w:sz w:val="24"/>
          <w:szCs w:val="24"/>
        </w:rPr>
      </w:pPr>
      <w:r w:rsidRPr="007D4CD8">
        <w:rPr>
          <w:rFonts w:ascii="Times New Roman" w:eastAsia="Times New Roman" w:hAnsi="Times New Roman" w:cs="Times New Roman"/>
          <w:sz w:val="24"/>
          <w:szCs w:val="24"/>
        </w:rPr>
        <w:t xml:space="preserve">5.5 </w:t>
      </w:r>
      <w:r w:rsidR="1D901073" w:rsidRPr="007D4CD8">
        <w:rPr>
          <w:rFonts w:ascii="Times New Roman" w:eastAsia="Times New Roman" w:hAnsi="Times New Roman" w:cs="Times New Roman"/>
          <w:sz w:val="24"/>
          <w:szCs w:val="24"/>
          <w:u w:val="single"/>
        </w:rPr>
        <w:t xml:space="preserve">Proposal for a grant to cover the cost of installing LED light fixtures and mounting brackets for football </w:t>
      </w:r>
      <w:proofErr w:type="gramStart"/>
      <w:r w:rsidR="1D901073" w:rsidRPr="007D4CD8">
        <w:rPr>
          <w:rFonts w:ascii="Times New Roman" w:eastAsia="Times New Roman" w:hAnsi="Times New Roman" w:cs="Times New Roman"/>
          <w:sz w:val="24"/>
          <w:szCs w:val="24"/>
          <w:u w:val="single"/>
        </w:rPr>
        <w:t>fields</w:t>
      </w:r>
      <w:proofErr w:type="gramEnd"/>
    </w:p>
    <w:p w14:paraId="5A2032E3" w14:textId="1801326D" w:rsidR="7B6AAED6" w:rsidRDefault="7B6AAED6"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A grant is a form of financial assistance that is provided to individuals or organizations by a government agency, foundation, corporation, or other entity. Grants are typically provided for a specific purpose, such as supporting research, funding a project, or </w:t>
      </w:r>
      <w:proofErr w:type="gramStart"/>
      <w:r w:rsidRPr="6CFDE0A7">
        <w:rPr>
          <w:rFonts w:ascii="Times New Roman" w:eastAsia="Times New Roman" w:hAnsi="Times New Roman" w:cs="Times New Roman"/>
          <w:sz w:val="24"/>
          <w:szCs w:val="24"/>
        </w:rPr>
        <w:t>providing assistance to</w:t>
      </w:r>
      <w:proofErr w:type="gramEnd"/>
      <w:r w:rsidRPr="6CFDE0A7">
        <w:rPr>
          <w:rFonts w:ascii="Times New Roman" w:eastAsia="Times New Roman" w:hAnsi="Times New Roman" w:cs="Times New Roman"/>
          <w:sz w:val="24"/>
          <w:szCs w:val="24"/>
        </w:rPr>
        <w:t xml:space="preserve"> individuals or groups in need.</w:t>
      </w:r>
    </w:p>
    <w:p w14:paraId="6C7F2CCE" w14:textId="332FF5E1" w:rsidR="7B6AAED6" w:rsidRDefault="7B6AAED6"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Grants are generally considered a form of non-repayable </w:t>
      </w:r>
      <w:r w:rsidR="3CC5C9A5" w:rsidRPr="6CFDE0A7">
        <w:rPr>
          <w:rFonts w:ascii="Times New Roman" w:eastAsia="Times New Roman" w:hAnsi="Times New Roman" w:cs="Times New Roman"/>
          <w:sz w:val="24"/>
          <w:szCs w:val="24"/>
        </w:rPr>
        <w:t>funding,</w:t>
      </w:r>
      <w:r w:rsidRPr="6CFDE0A7">
        <w:rPr>
          <w:rFonts w:ascii="Times New Roman" w:eastAsia="Times New Roman" w:hAnsi="Times New Roman" w:cs="Times New Roman"/>
          <w:sz w:val="24"/>
          <w:szCs w:val="24"/>
        </w:rPr>
        <w:t xml:space="preserve"> and </w:t>
      </w:r>
      <w:r w:rsidR="3C795D8E" w:rsidRPr="6CFDE0A7">
        <w:rPr>
          <w:rFonts w:ascii="Times New Roman" w:eastAsia="Times New Roman" w:hAnsi="Times New Roman" w:cs="Times New Roman"/>
          <w:sz w:val="24"/>
          <w:szCs w:val="24"/>
        </w:rPr>
        <w:t xml:space="preserve">if granted </w:t>
      </w:r>
      <w:r w:rsidRPr="6CFDE0A7">
        <w:rPr>
          <w:rFonts w:ascii="Times New Roman" w:eastAsia="Times New Roman" w:hAnsi="Times New Roman" w:cs="Times New Roman"/>
          <w:sz w:val="24"/>
          <w:szCs w:val="24"/>
        </w:rPr>
        <w:t>can help</w:t>
      </w:r>
      <w:r w:rsidR="28D02730" w:rsidRPr="6CFDE0A7">
        <w:rPr>
          <w:rFonts w:ascii="Times New Roman" w:eastAsia="Times New Roman" w:hAnsi="Times New Roman" w:cs="Times New Roman"/>
          <w:sz w:val="24"/>
          <w:szCs w:val="24"/>
        </w:rPr>
        <w:t xml:space="preserve"> improve the financial metrics for the proposed investment by providing additional funding that can reduce the upfront cost of the project. This, in turn, can lower the payback period and increase the return on investment. However, </w:t>
      </w:r>
      <w:r w:rsidR="5D73570C" w:rsidRPr="6CFDE0A7">
        <w:rPr>
          <w:rFonts w:ascii="Times New Roman" w:eastAsia="Times New Roman" w:hAnsi="Times New Roman" w:cs="Times New Roman"/>
          <w:sz w:val="24"/>
          <w:szCs w:val="24"/>
        </w:rPr>
        <w:t xml:space="preserve">we are aware that </w:t>
      </w:r>
      <w:r w:rsidR="28D02730" w:rsidRPr="6CFDE0A7">
        <w:rPr>
          <w:rFonts w:ascii="Times New Roman" w:eastAsia="Times New Roman" w:hAnsi="Times New Roman" w:cs="Times New Roman"/>
          <w:sz w:val="24"/>
          <w:szCs w:val="24"/>
        </w:rPr>
        <w:t>grants may come with specific terms and conditions, such as restrictions on the use of the funds or reporting requirements, that must be adhered to. Therefore,</w:t>
      </w:r>
      <w:r w:rsidR="005A184D" w:rsidRPr="6CFDE0A7">
        <w:rPr>
          <w:rFonts w:ascii="Times New Roman" w:eastAsia="Times New Roman" w:hAnsi="Times New Roman" w:cs="Times New Roman"/>
          <w:sz w:val="24"/>
          <w:szCs w:val="24"/>
        </w:rPr>
        <w:t xml:space="preserve"> we have </w:t>
      </w:r>
      <w:r w:rsidR="28D02730" w:rsidRPr="6CFDE0A7">
        <w:rPr>
          <w:rFonts w:ascii="Times New Roman" w:eastAsia="Times New Roman" w:hAnsi="Times New Roman" w:cs="Times New Roman"/>
          <w:sz w:val="24"/>
          <w:szCs w:val="24"/>
        </w:rPr>
        <w:t>carefully evaluate</w:t>
      </w:r>
      <w:r w:rsidR="1F2BD07A" w:rsidRPr="6CFDE0A7">
        <w:rPr>
          <w:rFonts w:ascii="Times New Roman" w:eastAsia="Times New Roman" w:hAnsi="Times New Roman" w:cs="Times New Roman"/>
          <w:sz w:val="24"/>
          <w:szCs w:val="24"/>
        </w:rPr>
        <w:t>d</w:t>
      </w:r>
      <w:r w:rsidR="28D02730" w:rsidRPr="6CFDE0A7">
        <w:rPr>
          <w:rFonts w:ascii="Times New Roman" w:eastAsia="Times New Roman" w:hAnsi="Times New Roman" w:cs="Times New Roman"/>
          <w:sz w:val="24"/>
          <w:szCs w:val="24"/>
        </w:rPr>
        <w:t xml:space="preserve"> the terms and </w:t>
      </w:r>
      <w:r w:rsidR="774B8565" w:rsidRPr="6CFDE0A7">
        <w:rPr>
          <w:rFonts w:ascii="Times New Roman" w:eastAsia="Times New Roman" w:hAnsi="Times New Roman" w:cs="Times New Roman"/>
          <w:sz w:val="24"/>
          <w:szCs w:val="24"/>
        </w:rPr>
        <w:t>conditions of</w:t>
      </w:r>
      <w:r w:rsidR="510D8509" w:rsidRPr="6CFDE0A7">
        <w:rPr>
          <w:rFonts w:ascii="Times New Roman" w:eastAsia="Times New Roman" w:hAnsi="Times New Roman" w:cs="Times New Roman"/>
          <w:sz w:val="24"/>
          <w:szCs w:val="24"/>
        </w:rPr>
        <w:t xml:space="preserve"> several grants New Mell Sports and Recreation can apply </w:t>
      </w:r>
      <w:r w:rsidR="53E09203" w:rsidRPr="6CFDE0A7">
        <w:rPr>
          <w:rFonts w:ascii="Times New Roman" w:eastAsia="Times New Roman" w:hAnsi="Times New Roman" w:cs="Times New Roman"/>
          <w:sz w:val="24"/>
          <w:szCs w:val="24"/>
        </w:rPr>
        <w:t>to</w:t>
      </w:r>
      <w:r w:rsidR="510D8509" w:rsidRPr="6CFDE0A7">
        <w:rPr>
          <w:rFonts w:ascii="Times New Roman" w:eastAsia="Times New Roman" w:hAnsi="Times New Roman" w:cs="Times New Roman"/>
          <w:sz w:val="24"/>
          <w:szCs w:val="24"/>
        </w:rPr>
        <w:t xml:space="preserve"> and have recommended some that</w:t>
      </w:r>
      <w:r w:rsidR="28D02730" w:rsidRPr="6CFDE0A7">
        <w:rPr>
          <w:rFonts w:ascii="Times New Roman" w:eastAsia="Times New Roman" w:hAnsi="Times New Roman" w:cs="Times New Roman"/>
          <w:sz w:val="24"/>
          <w:szCs w:val="24"/>
        </w:rPr>
        <w:t xml:space="preserve"> </w:t>
      </w:r>
      <w:r w:rsidR="3FECD72D" w:rsidRPr="6CFDE0A7">
        <w:rPr>
          <w:rFonts w:ascii="Times New Roman" w:eastAsia="Times New Roman" w:hAnsi="Times New Roman" w:cs="Times New Roman"/>
          <w:sz w:val="24"/>
          <w:szCs w:val="24"/>
        </w:rPr>
        <w:t>align</w:t>
      </w:r>
      <w:r w:rsidR="28D02730" w:rsidRPr="6CFDE0A7">
        <w:rPr>
          <w:rFonts w:ascii="Times New Roman" w:eastAsia="Times New Roman" w:hAnsi="Times New Roman" w:cs="Times New Roman"/>
          <w:sz w:val="24"/>
          <w:szCs w:val="24"/>
        </w:rPr>
        <w:t xml:space="preserve"> with the</w:t>
      </w:r>
      <w:r w:rsidR="114C5BC8" w:rsidRPr="6CFDE0A7">
        <w:rPr>
          <w:rFonts w:ascii="Times New Roman" w:eastAsia="Times New Roman" w:hAnsi="Times New Roman" w:cs="Times New Roman"/>
          <w:sz w:val="24"/>
          <w:szCs w:val="24"/>
        </w:rPr>
        <w:t xml:space="preserve"> current go</w:t>
      </w:r>
      <w:r w:rsidR="28D02730" w:rsidRPr="6CFDE0A7">
        <w:rPr>
          <w:rFonts w:ascii="Times New Roman" w:eastAsia="Times New Roman" w:hAnsi="Times New Roman" w:cs="Times New Roman"/>
          <w:sz w:val="24"/>
          <w:szCs w:val="24"/>
        </w:rPr>
        <w:t>al and objectives</w:t>
      </w:r>
      <w:r w:rsidR="1A5560FC" w:rsidRPr="6CFDE0A7">
        <w:rPr>
          <w:rFonts w:ascii="Times New Roman" w:eastAsia="Times New Roman" w:hAnsi="Times New Roman" w:cs="Times New Roman"/>
          <w:sz w:val="24"/>
          <w:szCs w:val="24"/>
        </w:rPr>
        <w:t xml:space="preserve"> which is “The Installation of LED light and fixtures and Mounting brackets for the Football Fields”</w:t>
      </w:r>
    </w:p>
    <w:p w14:paraId="51F894F9" w14:textId="77777777" w:rsidR="007D4CD8" w:rsidRDefault="007D4CD8" w:rsidP="6CFDE0A7">
      <w:pPr>
        <w:jc w:val="both"/>
        <w:rPr>
          <w:rFonts w:ascii="Times New Roman" w:eastAsia="Times New Roman" w:hAnsi="Times New Roman" w:cs="Times New Roman"/>
          <w:sz w:val="24"/>
          <w:szCs w:val="24"/>
        </w:rPr>
      </w:pPr>
    </w:p>
    <w:p w14:paraId="2AAAD228" w14:textId="0FEDCC46" w:rsidR="28D02730" w:rsidRPr="007D4CD8" w:rsidRDefault="28D02730" w:rsidP="6CFDE0A7">
      <w:pPr>
        <w:jc w:val="both"/>
        <w:rPr>
          <w:rFonts w:ascii="Times New Roman" w:eastAsia="Times New Roman" w:hAnsi="Times New Roman" w:cs="Times New Roman"/>
          <w:sz w:val="24"/>
          <w:szCs w:val="24"/>
        </w:rPr>
      </w:pPr>
      <w:r w:rsidRPr="007D4CD8">
        <w:rPr>
          <w:rFonts w:ascii="Times New Roman" w:eastAsia="Times New Roman" w:hAnsi="Times New Roman" w:cs="Times New Roman"/>
          <w:sz w:val="24"/>
          <w:szCs w:val="24"/>
        </w:rPr>
        <w:t xml:space="preserve">5.5.1 Grants </w:t>
      </w:r>
      <w:r w:rsidR="78304717" w:rsidRPr="007D4CD8">
        <w:rPr>
          <w:rFonts w:ascii="Times New Roman" w:eastAsia="Times New Roman" w:hAnsi="Times New Roman" w:cs="Times New Roman"/>
          <w:sz w:val="24"/>
          <w:szCs w:val="24"/>
        </w:rPr>
        <w:t>Researched</w:t>
      </w:r>
    </w:p>
    <w:p w14:paraId="54B81163" w14:textId="64418AA3" w:rsidR="28D02730" w:rsidRDefault="28D02730"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Below is a list of grants we researched that can benefit New Mell Sports and Recreation</w:t>
      </w:r>
      <w:r w:rsidR="4B288113" w:rsidRPr="6CFDE0A7">
        <w:rPr>
          <w:rFonts w:ascii="Times New Roman" w:eastAsia="Times New Roman" w:hAnsi="Times New Roman" w:cs="Times New Roman"/>
          <w:sz w:val="24"/>
          <w:szCs w:val="24"/>
        </w:rPr>
        <w:t xml:space="preserve"> Projects</w:t>
      </w:r>
      <w:r w:rsidRPr="6CFDE0A7">
        <w:rPr>
          <w:rFonts w:ascii="Times New Roman" w:eastAsia="Times New Roman" w:hAnsi="Times New Roman" w:cs="Times New Roman"/>
          <w:sz w:val="24"/>
          <w:szCs w:val="24"/>
        </w:rPr>
        <w:t>.</w:t>
      </w:r>
    </w:p>
    <w:p w14:paraId="440B3494" w14:textId="4AA5CE33" w:rsidR="00DA0EA7" w:rsidRDefault="00DA0EA7" w:rsidP="0018764F">
      <w:pPr>
        <w:pStyle w:val="ListParagraph"/>
        <w:numPr>
          <w:ilvl w:val="0"/>
          <w:numId w:val="11"/>
        </w:numPr>
        <w:jc w:val="both"/>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MLB-MLBPA Youth Development Foundation Grant</w:t>
      </w:r>
    </w:p>
    <w:p w14:paraId="185F2471" w14:textId="7B62D7B8" w:rsidR="00DA0EA7" w:rsidRDefault="00DA0EA7" w:rsidP="6CFDE0A7">
      <w:pPr>
        <w:jc w:val="both"/>
        <w:rPr>
          <w:rFonts w:ascii="Times New Roman" w:eastAsia="Times New Roman" w:hAnsi="Times New Roman" w:cs="Times New Roman"/>
          <w:b/>
          <w:bCs/>
          <w:sz w:val="24"/>
          <w:szCs w:val="24"/>
        </w:rPr>
      </w:pPr>
      <w:r w:rsidRPr="6CFDE0A7">
        <w:rPr>
          <w:rFonts w:ascii="Times New Roman" w:eastAsia="Times New Roman" w:hAnsi="Times New Roman" w:cs="Times New Roman"/>
          <w:sz w:val="24"/>
          <w:szCs w:val="24"/>
        </w:rPr>
        <w:lastRenderedPageBreak/>
        <w:t>Accepts application on a rolling basis.</w:t>
      </w:r>
    </w:p>
    <w:p w14:paraId="48DECECA" w14:textId="140B2E64" w:rsidR="00DA0EA7" w:rsidRDefault="00DA0EA7" w:rsidP="0018764F">
      <w:pPr>
        <w:pStyle w:val="ListParagraph"/>
        <w:numPr>
          <w:ilvl w:val="0"/>
          <w:numId w:val="11"/>
        </w:numPr>
        <w:jc w:val="both"/>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 xml:space="preserve">The National Recreation and Park Association (NRPA) Grant </w:t>
      </w:r>
    </w:p>
    <w:p w14:paraId="14921ADB" w14:textId="676CCB08" w:rsidR="00DA0EA7" w:rsidRDefault="00DA0EA7"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Deadline: March 31</w:t>
      </w:r>
    </w:p>
    <w:p w14:paraId="29164A3F" w14:textId="6B4F4D98" w:rsidR="00DA0EA7" w:rsidRDefault="00DA0EA7" w:rsidP="0018764F">
      <w:pPr>
        <w:pStyle w:val="ListParagraph"/>
        <w:numPr>
          <w:ilvl w:val="0"/>
          <w:numId w:val="11"/>
        </w:numPr>
        <w:jc w:val="both"/>
        <w:rPr>
          <w:rFonts w:ascii="Times New Roman" w:eastAsia="Times New Roman" w:hAnsi="Times New Roman" w:cs="Times New Roman"/>
          <w:b/>
          <w:bCs/>
          <w:sz w:val="24"/>
          <w:szCs w:val="24"/>
        </w:rPr>
      </w:pPr>
      <w:proofErr w:type="spellStart"/>
      <w:r w:rsidRPr="6CFDE0A7">
        <w:rPr>
          <w:rFonts w:ascii="Times New Roman" w:eastAsia="Times New Roman" w:hAnsi="Times New Roman" w:cs="Times New Roman"/>
          <w:b/>
          <w:bCs/>
          <w:sz w:val="24"/>
          <w:szCs w:val="24"/>
        </w:rPr>
        <w:t>Snee</w:t>
      </w:r>
      <w:proofErr w:type="spellEnd"/>
      <w:r w:rsidRPr="6CFDE0A7">
        <w:rPr>
          <w:rFonts w:ascii="Times New Roman" w:eastAsia="Times New Roman" w:hAnsi="Times New Roman" w:cs="Times New Roman"/>
          <w:b/>
          <w:bCs/>
          <w:sz w:val="24"/>
          <w:szCs w:val="24"/>
        </w:rPr>
        <w:t>-Reinhardt Charitable Foundation Grant</w:t>
      </w:r>
    </w:p>
    <w:p w14:paraId="07126F00" w14:textId="59B02AC7" w:rsidR="00DA0EA7" w:rsidRDefault="00DA0EA7"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Deadline: Second Tuesday in May</w:t>
      </w:r>
    </w:p>
    <w:p w14:paraId="62B44773" w14:textId="72E55486" w:rsidR="00DA0EA7" w:rsidRDefault="00DA0EA7"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Second Tuesday in September</w:t>
      </w:r>
    </w:p>
    <w:p w14:paraId="47BB464D" w14:textId="2351CB3D" w:rsidR="6CFDE0A7" w:rsidRDefault="6CFDE0A7" w:rsidP="6CFDE0A7">
      <w:pPr>
        <w:jc w:val="both"/>
        <w:rPr>
          <w:rFonts w:ascii="Times New Roman" w:eastAsia="Times New Roman" w:hAnsi="Times New Roman" w:cs="Times New Roman"/>
          <w:sz w:val="24"/>
          <w:szCs w:val="24"/>
        </w:rPr>
      </w:pPr>
    </w:p>
    <w:p w14:paraId="4E0E3C4C" w14:textId="4CBF0EF6" w:rsidR="221B21C6" w:rsidRPr="007D4CD8" w:rsidRDefault="221B21C6" w:rsidP="6CFDE0A7">
      <w:pPr>
        <w:jc w:val="both"/>
        <w:rPr>
          <w:rFonts w:ascii="Times New Roman" w:eastAsia="Times New Roman" w:hAnsi="Times New Roman" w:cs="Times New Roman"/>
          <w:sz w:val="24"/>
          <w:szCs w:val="24"/>
        </w:rPr>
      </w:pPr>
      <w:r w:rsidRPr="007D4CD8">
        <w:rPr>
          <w:rFonts w:ascii="Times New Roman" w:eastAsia="Times New Roman" w:hAnsi="Times New Roman" w:cs="Times New Roman"/>
          <w:sz w:val="24"/>
          <w:szCs w:val="24"/>
        </w:rPr>
        <w:t>5.5.2 Proposed Grants and Its Requirements</w:t>
      </w:r>
    </w:p>
    <w:p w14:paraId="7A5431F9" w14:textId="4AA5CE33" w:rsidR="59F442A7" w:rsidRDefault="59F442A7" w:rsidP="6CFDE0A7">
      <w:pPr>
        <w:jc w:val="both"/>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MLB-MLBPA Youth Development Foundation Grant</w:t>
      </w:r>
    </w:p>
    <w:p w14:paraId="0A50430E" w14:textId="405BE342" w:rsidR="285FA555" w:rsidRDefault="285FA55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The MLB-MLBPA Youth Development Foundation, a joint initiative between Major League Baseball and the Major League Baseball Players Association, was established to enhance youth baseball and softball participation and accessibility. The Foundation provides grants to organizations both domestically and abroad and accepts applications year-round. The Board of Directors reviews and decides on grant applications every quarter.</w:t>
      </w:r>
    </w:p>
    <w:p w14:paraId="6AA98239" w14:textId="4D4D3576" w:rsidR="08D43705" w:rsidRDefault="08D4370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Application Link- </w:t>
      </w:r>
      <w:hyperlink r:id="rId18">
        <w:r w:rsidRPr="6CFDE0A7">
          <w:rPr>
            <w:rStyle w:val="Hyperlink"/>
            <w:rFonts w:ascii="Times New Roman" w:eastAsia="Times New Roman" w:hAnsi="Times New Roman" w:cs="Times New Roman"/>
            <w:color w:val="auto"/>
            <w:sz w:val="24"/>
            <w:szCs w:val="24"/>
          </w:rPr>
          <w:t>http://baseballydf.com/apply</w:t>
        </w:r>
      </w:hyperlink>
      <w:r w:rsidRPr="6CFDE0A7">
        <w:rPr>
          <w:rFonts w:ascii="Times New Roman" w:eastAsia="Times New Roman" w:hAnsi="Times New Roman" w:cs="Times New Roman"/>
          <w:sz w:val="24"/>
          <w:szCs w:val="24"/>
        </w:rPr>
        <w:t xml:space="preserve"> </w:t>
      </w:r>
    </w:p>
    <w:p w14:paraId="3B70267E" w14:textId="1CC926D6" w:rsidR="285FA555" w:rsidRDefault="285FA555" w:rsidP="6CFDE0A7">
      <w:pPr>
        <w:jc w:val="both"/>
        <w:rPr>
          <w:rFonts w:ascii="Times New Roman" w:eastAsia="Times New Roman" w:hAnsi="Times New Roman" w:cs="Times New Roman"/>
          <w:sz w:val="24"/>
          <w:szCs w:val="24"/>
        </w:rPr>
      </w:pPr>
      <w:r>
        <w:br/>
      </w:r>
      <w:r w:rsidR="43C13BCD" w:rsidRPr="6CFDE0A7">
        <w:rPr>
          <w:rFonts w:ascii="Times New Roman" w:eastAsia="Times New Roman" w:hAnsi="Times New Roman" w:cs="Times New Roman"/>
          <w:sz w:val="24"/>
          <w:szCs w:val="24"/>
        </w:rPr>
        <w:t>The areas of support include the following:</w:t>
      </w:r>
    </w:p>
    <w:p w14:paraId="1CED4205" w14:textId="40B7FDFD" w:rsidR="43C13BCD" w:rsidRDefault="43C13BCD" w:rsidP="0018764F">
      <w:pPr>
        <w:pStyle w:val="ListParagraph"/>
        <w:numPr>
          <w:ilvl w:val="0"/>
          <w:numId w:val="10"/>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Capital Projects: This covers the construction, renovation, and lighting of fields.</w:t>
      </w:r>
    </w:p>
    <w:p w14:paraId="1BE7357C" w14:textId="398C888C" w:rsidR="43C13BCD" w:rsidRDefault="43C13BCD" w:rsidP="0018764F">
      <w:pPr>
        <w:pStyle w:val="ListParagraph"/>
        <w:numPr>
          <w:ilvl w:val="0"/>
          <w:numId w:val="10"/>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Baseball and Softball Programs: Provide support for players, infrastructure, equipment, and other expenses such as coaches' training, background check fees, umpire fees, player registration fees, facility rental fees, and field maintenance.</w:t>
      </w:r>
    </w:p>
    <w:p w14:paraId="624DD376" w14:textId="3B88E78C" w:rsidR="43C13BCD" w:rsidRDefault="43C13BCD" w:rsidP="0018764F">
      <w:pPr>
        <w:pStyle w:val="ListParagraph"/>
        <w:numPr>
          <w:ilvl w:val="0"/>
          <w:numId w:val="10"/>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Education Initiatives: Fund programs, exhibits, and learning opportunities</w:t>
      </w:r>
      <w:r w:rsidR="1AD3EF2D" w:rsidRPr="6CFDE0A7">
        <w:rPr>
          <w:rFonts w:ascii="Times New Roman" w:eastAsia="Times New Roman" w:hAnsi="Times New Roman" w:cs="Times New Roman"/>
          <w:sz w:val="24"/>
          <w:szCs w:val="24"/>
        </w:rPr>
        <w:t xml:space="preserve"> </w:t>
      </w:r>
      <w:r w:rsidRPr="6CFDE0A7">
        <w:rPr>
          <w:rFonts w:ascii="Times New Roman" w:eastAsia="Times New Roman" w:hAnsi="Times New Roman" w:cs="Times New Roman"/>
          <w:sz w:val="24"/>
          <w:szCs w:val="24"/>
        </w:rPr>
        <w:t>to promote interest and engagement in the game</w:t>
      </w:r>
      <w:r w:rsidR="6AA7242A" w:rsidRPr="6CFDE0A7">
        <w:rPr>
          <w:rFonts w:ascii="Times New Roman" w:eastAsia="Times New Roman" w:hAnsi="Times New Roman" w:cs="Times New Roman"/>
          <w:sz w:val="24"/>
          <w:szCs w:val="24"/>
        </w:rPr>
        <w:t xml:space="preserve"> </w:t>
      </w:r>
      <w:r w:rsidR="647648D6" w:rsidRPr="6CFDE0A7">
        <w:rPr>
          <w:rFonts w:ascii="Times New Roman" w:eastAsia="Times New Roman" w:hAnsi="Times New Roman" w:cs="Times New Roman"/>
          <w:sz w:val="24"/>
          <w:szCs w:val="24"/>
        </w:rPr>
        <w:t xml:space="preserve">with </w:t>
      </w:r>
      <w:r w:rsidR="6AA7242A" w:rsidRPr="6CFDE0A7">
        <w:rPr>
          <w:rFonts w:ascii="Times New Roman" w:eastAsia="Times New Roman" w:hAnsi="Times New Roman" w:cs="Times New Roman"/>
          <w:sz w:val="24"/>
          <w:szCs w:val="24"/>
        </w:rPr>
        <w:t>baseball and softball as a primary focus</w:t>
      </w:r>
    </w:p>
    <w:p w14:paraId="1882AB25" w14:textId="3E93E677" w:rsidR="43C13BCD" w:rsidRDefault="43C13BCD" w:rsidP="0018764F">
      <w:pPr>
        <w:pStyle w:val="ListParagraph"/>
        <w:numPr>
          <w:ilvl w:val="0"/>
          <w:numId w:val="10"/>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Schools: Offer up to $5,000 for players and infrastructure equipment.</w:t>
      </w:r>
    </w:p>
    <w:p w14:paraId="1F7914D5" w14:textId="5D84C636" w:rsidR="038DAE84" w:rsidRDefault="038DAE84"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The areas of non-support include:</w:t>
      </w:r>
    </w:p>
    <w:p w14:paraId="7587B805" w14:textId="09898716" w:rsidR="038DAE84" w:rsidRDefault="038DAE84" w:rsidP="0018764F">
      <w:pPr>
        <w:pStyle w:val="ListParagraph"/>
        <w:numPr>
          <w:ilvl w:val="0"/>
          <w:numId w:val="25"/>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Capital Projects with less than 50% of the project funding secured, including field and lighting projects</w:t>
      </w:r>
    </w:p>
    <w:p w14:paraId="5CC4C0A1" w14:textId="2A2940C2" w:rsidR="038DAE84" w:rsidRDefault="038DAE84" w:rsidP="0018764F">
      <w:pPr>
        <w:pStyle w:val="ListParagraph"/>
        <w:numPr>
          <w:ilvl w:val="0"/>
          <w:numId w:val="25"/>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Annual operating expenses, such as fundraising costs, salaries, fringe benefits, insurance costs, administrative expenses, membership dues, advertising and promotional expenses, bank charges, audit expenses, and other third-party overhead costs</w:t>
      </w:r>
    </w:p>
    <w:p w14:paraId="7A97DF9B" w14:textId="32FAC02F" w:rsidR="038DAE84" w:rsidRDefault="038DAE84" w:rsidP="0018764F">
      <w:pPr>
        <w:pStyle w:val="ListParagraph"/>
        <w:numPr>
          <w:ilvl w:val="0"/>
          <w:numId w:val="25"/>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Travel teams</w:t>
      </w:r>
      <w:r w:rsidR="231B2E08" w:rsidRPr="6CFDE0A7">
        <w:rPr>
          <w:rFonts w:ascii="Times New Roman" w:eastAsia="Times New Roman" w:hAnsi="Times New Roman" w:cs="Times New Roman"/>
          <w:sz w:val="24"/>
          <w:szCs w:val="24"/>
        </w:rPr>
        <w:t xml:space="preserve"> with exception in </w:t>
      </w:r>
      <w:r w:rsidRPr="6CFDE0A7">
        <w:rPr>
          <w:rFonts w:ascii="Times New Roman" w:eastAsia="Times New Roman" w:hAnsi="Times New Roman" w:cs="Times New Roman"/>
          <w:sz w:val="24"/>
          <w:szCs w:val="24"/>
        </w:rPr>
        <w:t>programs supporting low-income youth players</w:t>
      </w:r>
    </w:p>
    <w:p w14:paraId="118DFDFE" w14:textId="3E43E8CA" w:rsidR="038DAE84" w:rsidRDefault="038DAE84" w:rsidP="0018764F">
      <w:pPr>
        <w:pStyle w:val="ListParagraph"/>
        <w:numPr>
          <w:ilvl w:val="0"/>
          <w:numId w:val="25"/>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Construction of restrooms, concession stands, and classrooms</w:t>
      </w:r>
    </w:p>
    <w:p w14:paraId="72DC4BCE" w14:textId="6D8B3BD5" w:rsidR="038DAE84" w:rsidRDefault="038DAE84" w:rsidP="0018764F">
      <w:pPr>
        <w:pStyle w:val="ListParagraph"/>
        <w:numPr>
          <w:ilvl w:val="0"/>
          <w:numId w:val="25"/>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Individual player scholarships or sponsorships</w:t>
      </w:r>
    </w:p>
    <w:p w14:paraId="721065D3" w14:textId="7D1FEF7C" w:rsidR="038DAE84" w:rsidRDefault="038DAE84" w:rsidP="0018764F">
      <w:pPr>
        <w:pStyle w:val="ListParagraph"/>
        <w:numPr>
          <w:ilvl w:val="0"/>
          <w:numId w:val="25"/>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Capital projects and uniforms for schools</w:t>
      </w:r>
    </w:p>
    <w:p w14:paraId="12BD0358" w14:textId="5333E7B1" w:rsidR="6CFDE0A7" w:rsidRDefault="6CFDE0A7" w:rsidP="6CFDE0A7">
      <w:pPr>
        <w:jc w:val="both"/>
        <w:rPr>
          <w:rFonts w:ascii="Times New Roman" w:eastAsia="Times New Roman" w:hAnsi="Times New Roman" w:cs="Times New Roman"/>
          <w:sz w:val="24"/>
          <w:szCs w:val="24"/>
        </w:rPr>
      </w:pPr>
    </w:p>
    <w:p w14:paraId="03E33486" w14:textId="088B1F95" w:rsidR="0E40D0B4" w:rsidRDefault="0E40D0B4" w:rsidP="6CFDE0A7">
      <w:pPr>
        <w:jc w:val="both"/>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Submitting Letter of Inquiry (LOI)</w:t>
      </w:r>
    </w:p>
    <w:p w14:paraId="54BF1797" w14:textId="7685EB4D" w:rsidR="470351A3" w:rsidRDefault="470351A3"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Email the below details to </w:t>
      </w:r>
      <w:hyperlink r:id="rId19">
        <w:r w:rsidRPr="6CFDE0A7">
          <w:rPr>
            <w:rStyle w:val="Hyperlink"/>
            <w:rFonts w:ascii="Times New Roman" w:eastAsia="Times New Roman" w:hAnsi="Times New Roman" w:cs="Times New Roman"/>
            <w:b/>
            <w:bCs/>
            <w:color w:val="auto"/>
            <w:sz w:val="24"/>
            <w:szCs w:val="24"/>
          </w:rPr>
          <w:t>YDF@mlb.com</w:t>
        </w:r>
      </w:hyperlink>
    </w:p>
    <w:p w14:paraId="3141C93E" w14:textId="1090ABDD" w:rsidR="0E40D0B4" w:rsidRDefault="0E40D0B4" w:rsidP="0018764F">
      <w:pPr>
        <w:pStyle w:val="ListParagraph"/>
        <w:numPr>
          <w:ilvl w:val="0"/>
          <w:numId w:val="9"/>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Completed Information Form</w:t>
      </w:r>
    </w:p>
    <w:p w14:paraId="02473D81" w14:textId="1B6E8402" w:rsidR="0E40D0B4" w:rsidRDefault="0E40D0B4" w:rsidP="0018764F">
      <w:pPr>
        <w:pStyle w:val="ListParagraph"/>
        <w:numPr>
          <w:ilvl w:val="0"/>
          <w:numId w:val="9"/>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Introductory Letter</w:t>
      </w:r>
    </w:p>
    <w:p w14:paraId="34DB3F89" w14:textId="19C7FF42" w:rsidR="0E40D0B4" w:rsidRDefault="0E40D0B4" w:rsidP="0018764F">
      <w:pPr>
        <w:pStyle w:val="ListParagraph"/>
        <w:numPr>
          <w:ilvl w:val="0"/>
          <w:numId w:val="9"/>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Completed Budget Proposal</w:t>
      </w:r>
    </w:p>
    <w:p w14:paraId="0FFDB868" w14:textId="1F693EEB" w:rsidR="53BB14F3" w:rsidRDefault="53BB14F3"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For more information: Email </w:t>
      </w:r>
      <w:hyperlink r:id="rId20">
        <w:r w:rsidRPr="6CFDE0A7">
          <w:rPr>
            <w:rFonts w:ascii="Times New Roman" w:eastAsia="Times New Roman" w:hAnsi="Times New Roman" w:cs="Times New Roman"/>
            <w:sz w:val="24"/>
            <w:szCs w:val="24"/>
          </w:rPr>
          <w:t>YDF@mlb.com</w:t>
        </w:r>
      </w:hyperlink>
      <w:r w:rsidRPr="6CFDE0A7">
        <w:rPr>
          <w:rFonts w:ascii="Times New Roman" w:eastAsia="Times New Roman" w:hAnsi="Times New Roman" w:cs="Times New Roman"/>
          <w:sz w:val="24"/>
          <w:szCs w:val="24"/>
        </w:rPr>
        <w:t xml:space="preserve"> or call (212) 931-7886</w:t>
      </w:r>
    </w:p>
    <w:p w14:paraId="090B49A7" w14:textId="26D3E2D7" w:rsidR="484F2715" w:rsidRDefault="484F271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w:t>
      </w:r>
      <w:r w:rsidRPr="6CFDE0A7">
        <w:rPr>
          <w:rFonts w:ascii="Times New Roman" w:eastAsia="Times New Roman" w:hAnsi="Times New Roman" w:cs="Times New Roman"/>
          <w:i/>
          <w:iCs/>
          <w:sz w:val="24"/>
          <w:szCs w:val="24"/>
        </w:rPr>
        <w:t>MLB-MLBPA Youth Development Foundation</w:t>
      </w:r>
      <w:r w:rsidRPr="6CFDE0A7">
        <w:rPr>
          <w:rFonts w:ascii="Times New Roman" w:eastAsia="Times New Roman" w:hAnsi="Times New Roman" w:cs="Times New Roman"/>
          <w:sz w:val="24"/>
          <w:szCs w:val="24"/>
        </w:rPr>
        <w:t>, n.d.)</w:t>
      </w:r>
    </w:p>
    <w:p w14:paraId="29B22B32" w14:textId="77777777" w:rsidR="007D4CD8" w:rsidRDefault="007D4CD8" w:rsidP="6CFDE0A7">
      <w:pPr>
        <w:jc w:val="both"/>
        <w:rPr>
          <w:rFonts w:ascii="Times New Roman" w:eastAsia="Times New Roman" w:hAnsi="Times New Roman" w:cs="Times New Roman"/>
          <w:sz w:val="24"/>
          <w:szCs w:val="24"/>
        </w:rPr>
      </w:pPr>
    </w:p>
    <w:p w14:paraId="183C8A1D" w14:textId="1EBF020D" w:rsidR="05824D49" w:rsidRDefault="05824D49" w:rsidP="0018764F">
      <w:pPr>
        <w:pStyle w:val="ListParagraph"/>
        <w:numPr>
          <w:ilvl w:val="0"/>
          <w:numId w:val="26"/>
        </w:numPr>
        <w:jc w:val="both"/>
        <w:rPr>
          <w:rFonts w:ascii="Times New Roman" w:eastAsia="Times New Roman" w:hAnsi="Times New Roman" w:cs="Times New Roman"/>
          <w:b/>
          <w:bCs/>
          <w:i/>
          <w:iCs/>
          <w:sz w:val="24"/>
          <w:szCs w:val="24"/>
        </w:rPr>
      </w:pPr>
      <w:r w:rsidRPr="6CFDE0A7">
        <w:rPr>
          <w:rFonts w:ascii="Times New Roman" w:eastAsia="Times New Roman" w:hAnsi="Times New Roman" w:cs="Times New Roman"/>
          <w:b/>
          <w:bCs/>
          <w:i/>
          <w:iCs/>
          <w:sz w:val="24"/>
          <w:szCs w:val="24"/>
        </w:rPr>
        <w:t xml:space="preserve">- </w:t>
      </w:r>
      <w:r w:rsidR="7A6FC9D8" w:rsidRPr="6CFDE0A7">
        <w:rPr>
          <w:rFonts w:ascii="Times New Roman" w:eastAsia="Times New Roman" w:hAnsi="Times New Roman" w:cs="Times New Roman"/>
          <w:b/>
          <w:bCs/>
          <w:i/>
          <w:iCs/>
          <w:sz w:val="24"/>
          <w:szCs w:val="24"/>
        </w:rPr>
        <w:t>Supply Chain/Operations Management</w:t>
      </w:r>
    </w:p>
    <w:p w14:paraId="027AADE2" w14:textId="7C9E5B8D" w:rsidR="42D81DC6" w:rsidRDefault="42D81DC6"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Supply Chain Management (SCM) and Operations Management (OM) are two closely related fields that involve managing the flow of goods, services, and information from the point of origin to the point of consumption. Supply Chain Management (SCM) involves the coordination and management of all activities involved in the sourcing, procurement, production, and logistics of goods and services. While Operations Management (OM) is concerned with managing the transformation of inputs (e.g., raw materials, labor, capital) into outputs (e.g., products, services) that meet customer demand. </w:t>
      </w:r>
    </w:p>
    <w:p w14:paraId="36F01559" w14:textId="7F70FD7C" w:rsidR="42D81DC6" w:rsidRDefault="42D81DC6" w:rsidP="6CFDE0A7">
      <w:p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In the context of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activities, supply chain management involves managing the various suppliers, logistics, and distribution channels involved in delivering the necessary goods and services to support the programs and concession stand.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activities, supply chain management and operations management play crucial roles in ensuring the smooth functioning of the various programs and services offered by the organization. This includes managing the supply of equipment, food, and other resources required to support the programs and concession stand, as well as managing the operational processes involved in running the programs and concession stand efficiently and effectively. By optimizing these processes,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activities can ensure that it is able to provide high-quality programs and services to its customers while also managing costs and maintaining profitability.</w:t>
      </w:r>
    </w:p>
    <w:p w14:paraId="7DF89D03" w14:textId="62C7107F" w:rsidR="6CFDE0A7" w:rsidRDefault="6CFDE0A7" w:rsidP="6CFDE0A7">
      <w:pPr>
        <w:jc w:val="both"/>
        <w:rPr>
          <w:rFonts w:ascii="Times New Roman" w:eastAsia="Times New Roman" w:hAnsi="Times New Roman" w:cs="Times New Roman"/>
          <w:b/>
          <w:bCs/>
          <w:i/>
          <w:iCs/>
          <w:sz w:val="24"/>
          <w:szCs w:val="24"/>
        </w:rPr>
      </w:pPr>
    </w:p>
    <w:p w14:paraId="03439B82" w14:textId="37A67473" w:rsidR="06E96E32" w:rsidRPr="007D4CD8" w:rsidRDefault="06E96E32" w:rsidP="6CFDE0A7">
      <w:pPr>
        <w:jc w:val="both"/>
        <w:rPr>
          <w:rFonts w:ascii="Times New Roman" w:eastAsia="Times New Roman" w:hAnsi="Times New Roman" w:cs="Times New Roman"/>
          <w:sz w:val="24"/>
          <w:szCs w:val="24"/>
          <w:u w:val="single"/>
        </w:rPr>
      </w:pPr>
      <w:r w:rsidRPr="007D4CD8">
        <w:rPr>
          <w:rFonts w:ascii="Times New Roman" w:eastAsia="Times New Roman" w:hAnsi="Times New Roman" w:cs="Times New Roman"/>
          <w:sz w:val="24"/>
          <w:szCs w:val="24"/>
        </w:rPr>
        <w:t>6.1</w:t>
      </w:r>
      <w:r w:rsidR="04CD7AE9" w:rsidRPr="007D4CD8">
        <w:rPr>
          <w:rFonts w:ascii="Times New Roman" w:eastAsia="Times New Roman" w:hAnsi="Times New Roman" w:cs="Times New Roman"/>
          <w:sz w:val="24"/>
          <w:szCs w:val="24"/>
        </w:rPr>
        <w:t xml:space="preserve"> </w:t>
      </w:r>
      <w:r w:rsidR="05FC9457" w:rsidRPr="007D4CD8">
        <w:rPr>
          <w:rFonts w:ascii="Times New Roman" w:eastAsia="Times New Roman" w:hAnsi="Times New Roman" w:cs="Times New Roman"/>
          <w:sz w:val="24"/>
          <w:szCs w:val="24"/>
          <w:u w:val="single"/>
        </w:rPr>
        <w:t>Improvement on the concession stand operation process</w:t>
      </w:r>
    </w:p>
    <w:p w14:paraId="26A8FE1A" w14:textId="11F37A54" w:rsidR="71161CC2" w:rsidRDefault="71161CC2"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can improve the operations process of their concession stand by optimizing their Inventory Management/Pricing.</w:t>
      </w:r>
    </w:p>
    <w:p w14:paraId="289F8D55" w14:textId="163FE1F9" w:rsidR="5A2BE506" w:rsidRDefault="5A2BE506"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Inventory management is a crucial aspect of concession stand operations, as it involves ensuring that the right products are available in the right quantities at the right time, while also minimizing waste and spoilage. By optimizing their inventory management processes,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w:t>
      </w:r>
      <w:r w:rsidRPr="6CFDE0A7">
        <w:rPr>
          <w:rFonts w:ascii="Times New Roman" w:eastAsia="Times New Roman" w:hAnsi="Times New Roman" w:cs="Times New Roman"/>
          <w:sz w:val="24"/>
          <w:szCs w:val="24"/>
        </w:rPr>
        <w:lastRenderedPageBreak/>
        <w:t>Recreation can ensure that they have the right amount of inventory on hand to meet demand, without tying up excessive amounts of capital in excess inventory.</w:t>
      </w:r>
    </w:p>
    <w:p w14:paraId="615CC10D" w14:textId="1171369B" w:rsidR="5A2BE506" w:rsidRDefault="5A2BE506"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In addition to inventory management, pricing is another important factor that can impact the operations of a concession stand. By setting prices that are competitive and attractive to customers,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can increase demand for their products, leading to increased sales and revenue.</w:t>
      </w:r>
    </w:p>
    <w:p w14:paraId="63437E47" w14:textId="77777777" w:rsidR="00B83D53" w:rsidRDefault="00B83D5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0052345C" w14:textId="582D7738" w:rsidR="646854D8" w:rsidRPr="00B9372A" w:rsidRDefault="646854D8" w:rsidP="6CFDE0A7">
      <w:pPr>
        <w:jc w:val="both"/>
        <w:rPr>
          <w:rFonts w:ascii="Times New Roman" w:eastAsia="Times New Roman" w:hAnsi="Times New Roman" w:cs="Times New Roman"/>
          <w:sz w:val="24"/>
          <w:szCs w:val="24"/>
        </w:rPr>
      </w:pPr>
      <w:r w:rsidRPr="00B9372A">
        <w:rPr>
          <w:rFonts w:ascii="Times New Roman" w:eastAsia="Times New Roman" w:hAnsi="Times New Roman" w:cs="Times New Roman"/>
          <w:sz w:val="24"/>
          <w:szCs w:val="24"/>
        </w:rPr>
        <w:lastRenderedPageBreak/>
        <w:t>6.2</w:t>
      </w:r>
      <w:r w:rsidR="61B10524" w:rsidRPr="00B9372A">
        <w:rPr>
          <w:rFonts w:ascii="Times New Roman" w:eastAsia="Times New Roman" w:hAnsi="Times New Roman" w:cs="Times New Roman"/>
          <w:sz w:val="24"/>
          <w:szCs w:val="24"/>
        </w:rPr>
        <w:t xml:space="preserve"> </w:t>
      </w:r>
      <w:r w:rsidRPr="00B9372A">
        <w:rPr>
          <w:rFonts w:ascii="Times New Roman" w:eastAsia="Times New Roman" w:hAnsi="Times New Roman" w:cs="Times New Roman"/>
          <w:sz w:val="24"/>
          <w:szCs w:val="24"/>
          <w:u w:val="single"/>
        </w:rPr>
        <w:t xml:space="preserve">NMSR </w:t>
      </w:r>
      <w:r w:rsidR="1DA7D78C" w:rsidRPr="00B9372A">
        <w:rPr>
          <w:rFonts w:ascii="Times New Roman" w:eastAsia="Times New Roman" w:hAnsi="Times New Roman" w:cs="Times New Roman"/>
          <w:sz w:val="24"/>
          <w:szCs w:val="24"/>
          <w:u w:val="single"/>
        </w:rPr>
        <w:t>Menu, Cost and Price Analysis</w:t>
      </w:r>
    </w:p>
    <w:p w14:paraId="41ADEE08" w14:textId="1711C703" w:rsidR="1DA7D78C" w:rsidRDefault="1DA7D78C"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Table </w:t>
      </w:r>
      <w:r w:rsidR="1E44EAF0" w:rsidRPr="6CFDE0A7">
        <w:rPr>
          <w:rFonts w:ascii="Times New Roman" w:eastAsia="Times New Roman" w:hAnsi="Times New Roman" w:cs="Times New Roman"/>
          <w:sz w:val="24"/>
          <w:szCs w:val="24"/>
        </w:rPr>
        <w:t>11 –NMSR Menu, Cost and Price</w:t>
      </w:r>
    </w:p>
    <w:p w14:paraId="7D09562F" w14:textId="0CFB3D51" w:rsidR="63FD9EC2" w:rsidRDefault="63FD9EC2" w:rsidP="6CFDE0A7">
      <w:r>
        <w:rPr>
          <w:noProof/>
        </w:rPr>
        <w:drawing>
          <wp:inline distT="0" distB="0" distL="0" distR="0" wp14:anchorId="153F86FE" wp14:editId="107E15E6">
            <wp:extent cx="5695046" cy="3822508"/>
            <wp:effectExtent l="0" t="0" r="0" b="0"/>
            <wp:docPr id="700081821" name="Picture 70008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r="8435"/>
                    <a:stretch>
                      <a:fillRect/>
                    </a:stretch>
                  </pic:blipFill>
                  <pic:spPr>
                    <a:xfrm>
                      <a:off x="0" y="0"/>
                      <a:ext cx="5695046" cy="3822508"/>
                    </a:xfrm>
                    <a:prstGeom prst="rect">
                      <a:avLst/>
                    </a:prstGeom>
                  </pic:spPr>
                </pic:pic>
              </a:graphicData>
            </a:graphic>
          </wp:inline>
        </w:drawing>
      </w:r>
    </w:p>
    <w:p w14:paraId="7629A7C7" w14:textId="3EE9C875" w:rsidR="3AFF7180" w:rsidRDefault="3AFF7180"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Table 1 above represents the most frequently sold items at New </w:t>
      </w:r>
      <w:proofErr w:type="spellStart"/>
      <w:r w:rsidRPr="6CFDE0A7">
        <w:rPr>
          <w:rFonts w:ascii="Times New Roman" w:eastAsia="Times New Roman" w:hAnsi="Times New Roman" w:cs="Times New Roman"/>
          <w:sz w:val="24"/>
          <w:szCs w:val="24"/>
        </w:rPr>
        <w:t>Mell</w:t>
      </w:r>
      <w:r w:rsidR="3DBCD77B" w:rsidRPr="6CFDE0A7">
        <w:rPr>
          <w:rFonts w:ascii="Times New Roman" w:eastAsia="Times New Roman" w:hAnsi="Times New Roman" w:cs="Times New Roman"/>
          <w:sz w:val="24"/>
          <w:szCs w:val="24"/>
        </w:rPr>
        <w:t>e</w:t>
      </w:r>
      <w:proofErr w:type="spellEnd"/>
      <w:r w:rsidR="3DBCD77B" w:rsidRPr="6CFDE0A7">
        <w:rPr>
          <w:rFonts w:ascii="Times New Roman" w:eastAsia="Times New Roman" w:hAnsi="Times New Roman" w:cs="Times New Roman"/>
          <w:sz w:val="24"/>
          <w:szCs w:val="24"/>
        </w:rPr>
        <w:t xml:space="preserve"> Sports and Recreation Concession Stand.</w:t>
      </w:r>
    </w:p>
    <w:p w14:paraId="089D9542" w14:textId="57E6E5A2" w:rsidR="3DBCD77B" w:rsidRDefault="3DBCD77B"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The mean of the Profit margin for the 10 identified </w:t>
      </w:r>
      <w:r w:rsidR="0E3380C6" w:rsidRPr="6CFDE0A7">
        <w:rPr>
          <w:rFonts w:ascii="Times New Roman" w:eastAsia="Times New Roman" w:hAnsi="Times New Roman" w:cs="Times New Roman"/>
          <w:sz w:val="24"/>
          <w:szCs w:val="24"/>
        </w:rPr>
        <w:t xml:space="preserve">sample </w:t>
      </w:r>
      <w:r w:rsidR="3FBDE44B" w:rsidRPr="6CFDE0A7">
        <w:rPr>
          <w:rFonts w:ascii="Times New Roman" w:eastAsia="Times New Roman" w:hAnsi="Times New Roman" w:cs="Times New Roman"/>
          <w:sz w:val="24"/>
          <w:szCs w:val="24"/>
        </w:rPr>
        <w:t>items</w:t>
      </w:r>
      <w:r w:rsidRPr="6CFDE0A7">
        <w:rPr>
          <w:rFonts w:ascii="Times New Roman" w:eastAsia="Times New Roman" w:hAnsi="Times New Roman" w:cs="Times New Roman"/>
          <w:sz w:val="24"/>
          <w:szCs w:val="24"/>
        </w:rPr>
        <w:t xml:space="preserve"> is 2.97 and the median is 1.98.</w:t>
      </w:r>
    </w:p>
    <w:p w14:paraId="56B4407F" w14:textId="304007C8" w:rsidR="7B233903" w:rsidRDefault="7B233903"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The variation is </w:t>
      </w:r>
      <w:r w:rsidR="0DF94AD5" w:rsidRPr="6CFDE0A7">
        <w:rPr>
          <w:rFonts w:ascii="Times New Roman" w:eastAsia="Times New Roman" w:hAnsi="Times New Roman" w:cs="Times New Roman"/>
          <w:sz w:val="24"/>
          <w:szCs w:val="24"/>
        </w:rPr>
        <w:t>4.7</w:t>
      </w:r>
      <w:r w:rsidR="14B05472" w:rsidRPr="6CFDE0A7">
        <w:rPr>
          <w:rFonts w:ascii="Times New Roman" w:eastAsia="Times New Roman" w:hAnsi="Times New Roman" w:cs="Times New Roman"/>
          <w:sz w:val="24"/>
          <w:szCs w:val="24"/>
        </w:rPr>
        <w:t>8</w:t>
      </w:r>
      <w:r w:rsidR="0DF94AD5" w:rsidRPr="6CFDE0A7">
        <w:rPr>
          <w:rFonts w:ascii="Times New Roman" w:eastAsia="Times New Roman" w:hAnsi="Times New Roman" w:cs="Times New Roman"/>
          <w:sz w:val="24"/>
          <w:szCs w:val="24"/>
        </w:rPr>
        <w:t xml:space="preserve"> and the standard deviation is 2.1</w:t>
      </w:r>
      <w:r w:rsidR="603A4D15" w:rsidRPr="6CFDE0A7">
        <w:rPr>
          <w:rFonts w:ascii="Times New Roman" w:eastAsia="Times New Roman" w:hAnsi="Times New Roman" w:cs="Times New Roman"/>
          <w:sz w:val="24"/>
          <w:szCs w:val="24"/>
        </w:rPr>
        <w:t>9</w:t>
      </w:r>
      <w:r w:rsidR="0DF94AD5" w:rsidRPr="6CFDE0A7">
        <w:rPr>
          <w:rFonts w:ascii="Times New Roman" w:eastAsia="Times New Roman" w:hAnsi="Times New Roman" w:cs="Times New Roman"/>
          <w:sz w:val="24"/>
          <w:szCs w:val="24"/>
        </w:rPr>
        <w:t xml:space="preserve">. And from the </w:t>
      </w:r>
      <w:r w:rsidR="5911EBE5" w:rsidRPr="6CFDE0A7">
        <w:rPr>
          <w:rFonts w:ascii="Times New Roman" w:eastAsia="Times New Roman" w:hAnsi="Times New Roman" w:cs="Times New Roman"/>
          <w:sz w:val="24"/>
          <w:szCs w:val="24"/>
        </w:rPr>
        <w:t>Line Graph</w:t>
      </w:r>
      <w:r w:rsidR="11FA1ED5" w:rsidRPr="6CFDE0A7">
        <w:rPr>
          <w:rFonts w:ascii="Times New Roman" w:eastAsia="Times New Roman" w:hAnsi="Times New Roman" w:cs="Times New Roman"/>
          <w:sz w:val="24"/>
          <w:szCs w:val="24"/>
        </w:rPr>
        <w:t xml:space="preserve"> </w:t>
      </w:r>
      <w:r w:rsidR="0DF94AD5" w:rsidRPr="6CFDE0A7">
        <w:rPr>
          <w:rFonts w:ascii="Times New Roman" w:eastAsia="Times New Roman" w:hAnsi="Times New Roman" w:cs="Times New Roman"/>
          <w:sz w:val="24"/>
          <w:szCs w:val="24"/>
        </w:rPr>
        <w:t>below</w:t>
      </w:r>
      <w:r w:rsidR="714C916D" w:rsidRPr="6CFDE0A7">
        <w:rPr>
          <w:rFonts w:ascii="Times New Roman" w:eastAsia="Times New Roman" w:hAnsi="Times New Roman" w:cs="Times New Roman"/>
          <w:sz w:val="24"/>
          <w:szCs w:val="24"/>
        </w:rPr>
        <w:t>,</w:t>
      </w:r>
      <w:r w:rsidR="26DBB35A" w:rsidRPr="6CFDE0A7">
        <w:rPr>
          <w:rFonts w:ascii="Times New Roman" w:eastAsia="Times New Roman" w:hAnsi="Times New Roman" w:cs="Times New Roman"/>
          <w:sz w:val="24"/>
          <w:szCs w:val="24"/>
        </w:rPr>
        <w:t xml:space="preserve"> it shows</w:t>
      </w:r>
      <w:r w:rsidR="58CC0644" w:rsidRPr="6CFDE0A7">
        <w:rPr>
          <w:rFonts w:ascii="Times New Roman" w:eastAsia="Times New Roman" w:hAnsi="Times New Roman" w:cs="Times New Roman"/>
          <w:sz w:val="24"/>
          <w:szCs w:val="24"/>
        </w:rPr>
        <w:t xml:space="preserve"> there is so much variation in the </w:t>
      </w:r>
      <w:r w:rsidR="26DBB35A" w:rsidRPr="6CFDE0A7">
        <w:rPr>
          <w:rFonts w:ascii="Times New Roman" w:eastAsia="Times New Roman" w:hAnsi="Times New Roman" w:cs="Times New Roman"/>
          <w:sz w:val="24"/>
          <w:szCs w:val="24"/>
        </w:rPr>
        <w:t xml:space="preserve">sample </w:t>
      </w:r>
      <w:r w:rsidR="2CC8B1EB" w:rsidRPr="6CFDE0A7">
        <w:rPr>
          <w:rFonts w:ascii="Times New Roman" w:eastAsia="Times New Roman" w:hAnsi="Times New Roman" w:cs="Times New Roman"/>
          <w:sz w:val="24"/>
          <w:szCs w:val="24"/>
        </w:rPr>
        <w:t xml:space="preserve">%margin </w:t>
      </w:r>
      <w:r w:rsidR="26DBB35A" w:rsidRPr="6CFDE0A7">
        <w:rPr>
          <w:rFonts w:ascii="Times New Roman" w:eastAsia="Times New Roman" w:hAnsi="Times New Roman" w:cs="Times New Roman"/>
          <w:sz w:val="24"/>
          <w:szCs w:val="24"/>
        </w:rPr>
        <w:t>data is not normally distributed.</w:t>
      </w:r>
    </w:p>
    <w:p w14:paraId="544124E9" w14:textId="56869E43" w:rsidR="5F9E3449" w:rsidRDefault="5F9E3449" w:rsidP="6CFDE0A7">
      <w:pPr>
        <w:rPr>
          <w:rFonts w:ascii="Times New Roman" w:eastAsia="Times New Roman" w:hAnsi="Times New Roman" w:cs="Times New Roman"/>
        </w:rPr>
      </w:pPr>
      <w:r w:rsidRPr="6CFDE0A7">
        <w:rPr>
          <w:rFonts w:ascii="Times New Roman" w:eastAsia="Times New Roman" w:hAnsi="Times New Roman" w:cs="Times New Roman"/>
          <w:sz w:val="24"/>
          <w:szCs w:val="24"/>
        </w:rPr>
        <w:lastRenderedPageBreak/>
        <w:t xml:space="preserve">Fig. </w:t>
      </w:r>
      <w:r w:rsidR="7D975D88" w:rsidRPr="6CFDE0A7">
        <w:rPr>
          <w:rFonts w:ascii="Times New Roman" w:eastAsia="Times New Roman" w:hAnsi="Times New Roman" w:cs="Times New Roman"/>
          <w:sz w:val="24"/>
          <w:szCs w:val="24"/>
        </w:rPr>
        <w:t>5</w:t>
      </w:r>
      <w:r w:rsidRPr="6CFDE0A7">
        <w:rPr>
          <w:rFonts w:ascii="Times New Roman" w:eastAsia="Times New Roman" w:hAnsi="Times New Roman" w:cs="Times New Roman"/>
          <w:sz w:val="24"/>
          <w:szCs w:val="24"/>
        </w:rPr>
        <w:t xml:space="preserve"> </w:t>
      </w:r>
      <w:r w:rsidR="52DC6174" w:rsidRPr="6CFDE0A7">
        <w:rPr>
          <w:rFonts w:ascii="Times New Roman" w:eastAsia="Times New Roman" w:hAnsi="Times New Roman" w:cs="Times New Roman"/>
          <w:sz w:val="24"/>
          <w:szCs w:val="24"/>
        </w:rPr>
        <w:t xml:space="preserve">- </w:t>
      </w:r>
      <w:r w:rsidRPr="6CFDE0A7">
        <w:rPr>
          <w:rFonts w:ascii="Times New Roman" w:eastAsia="Times New Roman" w:hAnsi="Times New Roman" w:cs="Times New Roman"/>
          <w:sz w:val="24"/>
          <w:szCs w:val="24"/>
        </w:rPr>
        <w:t xml:space="preserve">Margin </w:t>
      </w:r>
      <w:r w:rsidR="35A6F883" w:rsidRPr="6CFDE0A7">
        <w:rPr>
          <w:rFonts w:ascii="Times New Roman" w:eastAsia="Times New Roman" w:hAnsi="Times New Roman" w:cs="Times New Roman"/>
          <w:sz w:val="24"/>
          <w:szCs w:val="24"/>
        </w:rPr>
        <w:t>Line Graph</w:t>
      </w:r>
      <w:r w:rsidR="399E469D">
        <w:rPr>
          <w:noProof/>
        </w:rPr>
        <w:drawing>
          <wp:inline distT="0" distB="0" distL="0" distR="0" wp14:anchorId="1B65F168" wp14:editId="27527055">
            <wp:extent cx="4572000" cy="2743200"/>
            <wp:effectExtent l="0" t="0" r="0" b="0"/>
            <wp:docPr id="2073247478" name="Picture 2073247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365542D0" w14:textId="5BB6B80B" w:rsidR="52605780" w:rsidRDefault="52605780"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Changes that could help get a normal distribution of your data is by:</w:t>
      </w:r>
    </w:p>
    <w:p w14:paraId="5DF429B2" w14:textId="5118F1AA" w:rsidR="0A0A2960" w:rsidRDefault="0A0A2960" w:rsidP="0018764F">
      <w:pPr>
        <w:pStyle w:val="ListParagraph"/>
        <w:numPr>
          <w:ilvl w:val="0"/>
          <w:numId w:val="12"/>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To improve accuracy in calculating mean and median, we need more data samples as we were only able to gather cost and price information for 10 out of over 30 food items offered by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Proper documentation of cost and price is necessary, but it was difficult to obtain the total cost of a specific food item due to challenges in acquiring all the ingredients.</w:t>
      </w:r>
    </w:p>
    <w:p w14:paraId="0CE15DE1" w14:textId="3DEF3B55" w:rsidR="0A0A2960" w:rsidRDefault="0A0A2960" w:rsidP="0018764F">
      <w:pPr>
        <w:pStyle w:val="ListParagraph"/>
        <w:numPr>
          <w:ilvl w:val="0"/>
          <w:numId w:val="12"/>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To estimate labor and utility costs, we used a standard markup of 30% for labor and 10% for utilities, totaling 40%</w:t>
      </w:r>
      <w:r w:rsidR="0E6E6FA0" w:rsidRPr="6CFDE0A7">
        <w:rPr>
          <w:rFonts w:ascii="Times New Roman" w:eastAsia="Times New Roman" w:hAnsi="Times New Roman" w:cs="Times New Roman"/>
          <w:sz w:val="24"/>
          <w:szCs w:val="24"/>
        </w:rPr>
        <w:t xml:space="preserve"> (</w:t>
      </w:r>
      <w:r w:rsidR="0E6E6FA0" w:rsidRPr="6CFDE0A7">
        <w:rPr>
          <w:rFonts w:ascii="Times New Roman" w:eastAsia="Times New Roman" w:hAnsi="Times New Roman" w:cs="Times New Roman"/>
        </w:rPr>
        <w:t>Hilliard, 2022)</w:t>
      </w:r>
      <w:r w:rsidRPr="6CFDE0A7">
        <w:rPr>
          <w:rFonts w:ascii="Times New Roman" w:eastAsia="Times New Roman" w:hAnsi="Times New Roman" w:cs="Times New Roman"/>
          <w:sz w:val="24"/>
          <w:szCs w:val="24"/>
        </w:rPr>
        <w:t>. However, a more detailed analysis is needed to assign the appropriate percentage for each item since labor and utility consumption may vary.</w:t>
      </w:r>
    </w:p>
    <w:p w14:paraId="246D02D9" w14:textId="50AD578B" w:rsidR="4D9E04CE" w:rsidRDefault="4D9E04CE"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6.2.1</w:t>
      </w:r>
      <w:r w:rsidR="00B9372A">
        <w:t xml:space="preserve"> </w:t>
      </w:r>
      <w:r w:rsidRPr="6CFDE0A7">
        <w:rPr>
          <w:rFonts w:ascii="Times New Roman" w:eastAsia="Times New Roman" w:hAnsi="Times New Roman" w:cs="Times New Roman"/>
          <w:sz w:val="24"/>
          <w:szCs w:val="24"/>
        </w:rPr>
        <w:t>Labor Cost</w:t>
      </w:r>
    </w:p>
    <w:p w14:paraId="60B5E45C" w14:textId="19835810" w:rsidR="4D9E04CE" w:rsidRDefault="4D9E04CE"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We used the estimate production rate of a Hamburger to reconfirm our 30% </w:t>
      </w:r>
      <w:proofErr w:type="spellStart"/>
      <w:r w:rsidRPr="6CFDE0A7">
        <w:rPr>
          <w:rFonts w:ascii="Times New Roman" w:eastAsia="Times New Roman" w:hAnsi="Times New Roman" w:cs="Times New Roman"/>
          <w:sz w:val="24"/>
          <w:szCs w:val="24"/>
        </w:rPr>
        <w:t>Labour</w:t>
      </w:r>
      <w:proofErr w:type="spellEnd"/>
      <w:r w:rsidRPr="6CFDE0A7">
        <w:rPr>
          <w:rFonts w:ascii="Times New Roman" w:eastAsia="Times New Roman" w:hAnsi="Times New Roman" w:cs="Times New Roman"/>
          <w:sz w:val="24"/>
          <w:szCs w:val="24"/>
        </w:rPr>
        <w:t xml:space="preserve"> </w:t>
      </w:r>
      <w:r w:rsidR="188BE4A6" w:rsidRPr="6CFDE0A7">
        <w:rPr>
          <w:rFonts w:ascii="Times New Roman" w:eastAsia="Times New Roman" w:hAnsi="Times New Roman" w:cs="Times New Roman"/>
          <w:sz w:val="24"/>
          <w:szCs w:val="24"/>
        </w:rPr>
        <w:t>markup</w:t>
      </w:r>
      <w:r w:rsidRPr="6CFDE0A7">
        <w:rPr>
          <w:rFonts w:ascii="Times New Roman" w:eastAsia="Times New Roman" w:hAnsi="Times New Roman" w:cs="Times New Roman"/>
          <w:sz w:val="24"/>
          <w:szCs w:val="24"/>
        </w:rPr>
        <w:t xml:space="preserve"> </w:t>
      </w:r>
      <w:r w:rsidR="4F60FBB5" w:rsidRPr="6CFDE0A7">
        <w:rPr>
          <w:rFonts w:ascii="Times New Roman" w:eastAsia="Times New Roman" w:hAnsi="Times New Roman" w:cs="Times New Roman"/>
          <w:sz w:val="24"/>
          <w:szCs w:val="24"/>
        </w:rPr>
        <w:t>estimate in Table 11 above.</w:t>
      </w:r>
    </w:p>
    <w:p w14:paraId="7B541B70" w14:textId="703AA3AA" w:rsidR="55D49252" w:rsidRDefault="55D49252"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Can Produce 50 Burgers in an hour.</w:t>
      </w:r>
    </w:p>
    <w:p w14:paraId="573A755B" w14:textId="5758BF9B" w:rsidR="09088241" w:rsidRDefault="090882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The Total unit cost of Hamburger = 2.87</w:t>
      </w:r>
      <w:r w:rsidR="685AF4D9" w:rsidRPr="6CFDE0A7">
        <w:rPr>
          <w:rFonts w:ascii="Times New Roman" w:eastAsia="Times New Roman" w:hAnsi="Times New Roman" w:cs="Times New Roman"/>
          <w:sz w:val="24"/>
          <w:szCs w:val="24"/>
        </w:rPr>
        <w:t xml:space="preserve"> x 50 = 143.5</w:t>
      </w:r>
    </w:p>
    <w:p w14:paraId="2E949FC1" w14:textId="010F8FB3" w:rsidR="66A5F322" w:rsidRDefault="66A5F322"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Number of </w:t>
      </w:r>
      <w:proofErr w:type="spellStart"/>
      <w:r w:rsidRPr="6CFDE0A7">
        <w:rPr>
          <w:rFonts w:ascii="Times New Roman" w:eastAsia="Times New Roman" w:hAnsi="Times New Roman" w:cs="Times New Roman"/>
          <w:sz w:val="24"/>
          <w:szCs w:val="24"/>
        </w:rPr>
        <w:t>Labour</w:t>
      </w:r>
      <w:proofErr w:type="spellEnd"/>
      <w:r w:rsidRPr="6CFDE0A7">
        <w:rPr>
          <w:rFonts w:ascii="Times New Roman" w:eastAsia="Times New Roman" w:hAnsi="Times New Roman" w:cs="Times New Roman"/>
          <w:sz w:val="24"/>
          <w:szCs w:val="24"/>
        </w:rPr>
        <w:t xml:space="preserve"> for Hamburger = 1</w:t>
      </w:r>
    </w:p>
    <w:p w14:paraId="3F3E8C1A" w14:textId="6C7DE0D5" w:rsidR="66A5F322" w:rsidRDefault="66A5F322"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Minimum Wage of </w:t>
      </w:r>
      <w:proofErr w:type="spellStart"/>
      <w:r w:rsidRPr="6CFDE0A7">
        <w:rPr>
          <w:rFonts w:ascii="Times New Roman" w:eastAsia="Times New Roman" w:hAnsi="Times New Roman" w:cs="Times New Roman"/>
          <w:sz w:val="24"/>
          <w:szCs w:val="24"/>
        </w:rPr>
        <w:t>Labour</w:t>
      </w:r>
      <w:proofErr w:type="spellEnd"/>
      <w:r w:rsidRPr="6CFDE0A7">
        <w:rPr>
          <w:rFonts w:ascii="Times New Roman" w:eastAsia="Times New Roman" w:hAnsi="Times New Roman" w:cs="Times New Roman"/>
          <w:sz w:val="24"/>
          <w:szCs w:val="24"/>
        </w:rPr>
        <w:t xml:space="preserve"> = $12/hour</w:t>
      </w:r>
    </w:p>
    <w:p w14:paraId="5E439B35" w14:textId="4F3D7C06" w:rsidR="66A5F322" w:rsidRDefault="66A5F322"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30% x Unit cost (143.5) = Estimated </w:t>
      </w:r>
      <w:proofErr w:type="spellStart"/>
      <w:r w:rsidRPr="6CFDE0A7">
        <w:rPr>
          <w:rFonts w:ascii="Times New Roman" w:eastAsia="Times New Roman" w:hAnsi="Times New Roman" w:cs="Times New Roman"/>
          <w:sz w:val="24"/>
          <w:szCs w:val="24"/>
        </w:rPr>
        <w:t>Labour</w:t>
      </w:r>
      <w:proofErr w:type="spellEnd"/>
      <w:r w:rsidRPr="6CFDE0A7">
        <w:rPr>
          <w:rFonts w:ascii="Times New Roman" w:eastAsia="Times New Roman" w:hAnsi="Times New Roman" w:cs="Times New Roman"/>
          <w:sz w:val="24"/>
          <w:szCs w:val="24"/>
        </w:rPr>
        <w:t xml:space="preserve"> cost used in Table 11 = </w:t>
      </w:r>
      <w:r w:rsidR="2449A46E" w:rsidRPr="6CFDE0A7">
        <w:rPr>
          <w:rFonts w:ascii="Times New Roman" w:eastAsia="Times New Roman" w:hAnsi="Times New Roman" w:cs="Times New Roman"/>
          <w:sz w:val="24"/>
          <w:szCs w:val="24"/>
        </w:rPr>
        <w:t>$43.05</w:t>
      </w:r>
    </w:p>
    <w:p w14:paraId="58C331C3" w14:textId="22FFCB7F" w:rsidR="7ABE3C63" w:rsidRDefault="7ABE3C63"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We will retain the 30% labor estimate for the rest of our analysis since it yielded a higher </w:t>
      </w:r>
      <w:r w:rsidR="18B5942E" w:rsidRPr="6CFDE0A7">
        <w:rPr>
          <w:rFonts w:ascii="Times New Roman" w:eastAsia="Times New Roman" w:hAnsi="Times New Roman" w:cs="Times New Roman"/>
          <w:sz w:val="24"/>
          <w:szCs w:val="24"/>
        </w:rPr>
        <w:t>labor</w:t>
      </w:r>
      <w:r w:rsidRPr="6CFDE0A7">
        <w:rPr>
          <w:rFonts w:ascii="Times New Roman" w:eastAsia="Times New Roman" w:hAnsi="Times New Roman" w:cs="Times New Roman"/>
          <w:sz w:val="24"/>
          <w:szCs w:val="24"/>
        </w:rPr>
        <w:t xml:space="preserve"> wage for the hamburger, the excess will </w:t>
      </w:r>
      <w:r w:rsidR="114D243B" w:rsidRPr="6CFDE0A7">
        <w:rPr>
          <w:rFonts w:ascii="Times New Roman" w:eastAsia="Times New Roman" w:hAnsi="Times New Roman" w:cs="Times New Roman"/>
          <w:sz w:val="24"/>
          <w:szCs w:val="24"/>
        </w:rPr>
        <w:t>eventually</w:t>
      </w:r>
      <w:r w:rsidR="4E983CE4" w:rsidRPr="6CFDE0A7">
        <w:rPr>
          <w:rFonts w:ascii="Times New Roman" w:eastAsia="Times New Roman" w:hAnsi="Times New Roman" w:cs="Times New Roman"/>
          <w:sz w:val="24"/>
          <w:szCs w:val="24"/>
        </w:rPr>
        <w:t xml:space="preserve"> be part of the </w:t>
      </w:r>
      <w:r w:rsidR="4B181838" w:rsidRPr="6CFDE0A7">
        <w:rPr>
          <w:rFonts w:ascii="Times New Roman" w:eastAsia="Times New Roman" w:hAnsi="Times New Roman" w:cs="Times New Roman"/>
          <w:sz w:val="24"/>
          <w:szCs w:val="24"/>
        </w:rPr>
        <w:t>profit.</w:t>
      </w:r>
    </w:p>
    <w:p w14:paraId="18DA8946" w14:textId="661796DC" w:rsidR="6CFDE0A7" w:rsidRDefault="6CFDE0A7" w:rsidP="6CFDE0A7">
      <w:pPr>
        <w:jc w:val="both"/>
        <w:rPr>
          <w:rFonts w:ascii="Times New Roman" w:eastAsia="Times New Roman" w:hAnsi="Times New Roman" w:cs="Times New Roman"/>
          <w:sz w:val="24"/>
          <w:szCs w:val="24"/>
        </w:rPr>
      </w:pPr>
    </w:p>
    <w:p w14:paraId="3612F32B" w14:textId="602F3763" w:rsidR="31482E4F" w:rsidRPr="00B9372A" w:rsidRDefault="31482E4F" w:rsidP="6CFDE0A7">
      <w:pPr>
        <w:jc w:val="both"/>
        <w:rPr>
          <w:rFonts w:ascii="Times New Roman" w:eastAsia="Times New Roman" w:hAnsi="Times New Roman" w:cs="Times New Roman"/>
          <w:b/>
          <w:bCs/>
          <w:sz w:val="24"/>
          <w:szCs w:val="24"/>
        </w:rPr>
      </w:pPr>
      <w:r w:rsidRPr="00B9372A">
        <w:rPr>
          <w:rFonts w:ascii="Times New Roman" w:eastAsia="Times New Roman" w:hAnsi="Times New Roman" w:cs="Times New Roman"/>
          <w:b/>
          <w:bCs/>
          <w:sz w:val="24"/>
          <w:szCs w:val="24"/>
        </w:rPr>
        <w:lastRenderedPageBreak/>
        <w:t>Additional Menu</w:t>
      </w:r>
      <w:r w:rsidR="39832979" w:rsidRPr="00B9372A">
        <w:rPr>
          <w:rFonts w:ascii="Times New Roman" w:eastAsia="Times New Roman" w:hAnsi="Times New Roman" w:cs="Times New Roman"/>
          <w:b/>
          <w:bCs/>
          <w:sz w:val="24"/>
          <w:szCs w:val="24"/>
        </w:rPr>
        <w:t xml:space="preserve"> Analysis</w:t>
      </w:r>
    </w:p>
    <w:p w14:paraId="7A0EBE73" w14:textId="32043555" w:rsidR="31482E4F" w:rsidRDefault="31482E4F"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The pickles have been noted as highly sort after, </w:t>
      </w:r>
      <w:r w:rsidR="3F8EA43F" w:rsidRPr="6CFDE0A7">
        <w:rPr>
          <w:rFonts w:ascii="Times New Roman" w:eastAsia="Times New Roman" w:hAnsi="Times New Roman" w:cs="Times New Roman"/>
          <w:sz w:val="24"/>
          <w:szCs w:val="24"/>
        </w:rPr>
        <w:t>the</w:t>
      </w:r>
      <w:r w:rsidRPr="6CFDE0A7">
        <w:rPr>
          <w:rFonts w:ascii="Times New Roman" w:eastAsia="Times New Roman" w:hAnsi="Times New Roman" w:cs="Times New Roman"/>
          <w:sz w:val="24"/>
          <w:szCs w:val="24"/>
        </w:rPr>
        <w:t xml:space="preserve"> analysis </w:t>
      </w:r>
      <w:r w:rsidR="155D9720" w:rsidRPr="6CFDE0A7">
        <w:rPr>
          <w:rFonts w:ascii="Times New Roman" w:eastAsia="Times New Roman" w:hAnsi="Times New Roman" w:cs="Times New Roman"/>
          <w:sz w:val="24"/>
          <w:szCs w:val="24"/>
        </w:rPr>
        <w:t xml:space="preserve">we did </w:t>
      </w:r>
      <w:r w:rsidRPr="6CFDE0A7">
        <w:rPr>
          <w:rFonts w:ascii="Times New Roman" w:eastAsia="Times New Roman" w:hAnsi="Times New Roman" w:cs="Times New Roman"/>
          <w:sz w:val="24"/>
          <w:szCs w:val="24"/>
        </w:rPr>
        <w:t xml:space="preserve">on the cost and </w:t>
      </w:r>
      <w:r w:rsidR="7B075ACB" w:rsidRPr="6CFDE0A7">
        <w:rPr>
          <w:rFonts w:ascii="Times New Roman" w:eastAsia="Times New Roman" w:hAnsi="Times New Roman" w:cs="Times New Roman"/>
          <w:sz w:val="24"/>
          <w:szCs w:val="24"/>
        </w:rPr>
        <w:t>possible</w:t>
      </w:r>
      <w:r w:rsidRPr="6CFDE0A7">
        <w:rPr>
          <w:rFonts w:ascii="Times New Roman" w:eastAsia="Times New Roman" w:hAnsi="Times New Roman" w:cs="Times New Roman"/>
          <w:sz w:val="24"/>
          <w:szCs w:val="24"/>
        </w:rPr>
        <w:t xml:space="preserve"> price </w:t>
      </w:r>
      <w:r w:rsidR="14FB23E3" w:rsidRPr="6CFDE0A7">
        <w:rPr>
          <w:rFonts w:ascii="Times New Roman" w:eastAsia="Times New Roman" w:hAnsi="Times New Roman" w:cs="Times New Roman"/>
          <w:sz w:val="24"/>
          <w:szCs w:val="24"/>
        </w:rPr>
        <w:t>is recommendable.</w:t>
      </w:r>
    </w:p>
    <w:p w14:paraId="53C7F2A0" w14:textId="7A328891" w:rsidR="4FCD5A63" w:rsidRDefault="4FCD5A63" w:rsidP="6CFDE0A7">
      <w:pPr>
        <w:jc w:val="both"/>
      </w:pPr>
      <w:r w:rsidRPr="6CFDE0A7">
        <w:rPr>
          <w:rFonts w:ascii="Times New Roman" w:eastAsia="Times New Roman" w:hAnsi="Times New Roman" w:cs="Times New Roman"/>
          <w:sz w:val="24"/>
          <w:szCs w:val="24"/>
        </w:rPr>
        <w:t>As shown in Table 8 above, we used both the mean and the median %margin value to mark up the cost to get the price. We shall be recommending using the median value at this point to mark up any new item since the sample data is not normally distributed. Our recommended Price for the Pickle is ($1.09 x 8 = $8.72) $8.72 for one serving of (2oz) 8 pickles. At this price, 12 Pickles will be approximately $13.08.  This is lower than the one at $13.37 with 12 individually packaged pickles.</w:t>
      </w:r>
      <w:r w:rsidR="34BB3D88" w:rsidRPr="6CFDE0A7">
        <w:rPr>
          <w:rFonts w:ascii="Times New Roman" w:eastAsia="Times New Roman" w:hAnsi="Times New Roman" w:cs="Times New Roman"/>
          <w:sz w:val="24"/>
          <w:szCs w:val="24"/>
        </w:rPr>
        <w:t xml:space="preserve"> </w:t>
      </w:r>
    </w:p>
    <w:p w14:paraId="6CC098E6" w14:textId="25044118" w:rsidR="4222F3B6" w:rsidRDefault="4222F3B6"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Overall, we’d recommend the </w:t>
      </w:r>
      <w:r w:rsidR="6E9B6A92" w:rsidRPr="6CFDE0A7">
        <w:rPr>
          <w:rFonts w:ascii="Times New Roman" w:eastAsia="Times New Roman" w:hAnsi="Times New Roman" w:cs="Times New Roman"/>
          <w:sz w:val="24"/>
          <w:szCs w:val="24"/>
        </w:rPr>
        <w:t>bucket pickle because the average cost is lower. However, there are 3 advantages for individual packed pick</w:t>
      </w:r>
      <w:r w:rsidR="05BD634F" w:rsidRPr="6CFDE0A7">
        <w:rPr>
          <w:rFonts w:ascii="Times New Roman" w:eastAsia="Times New Roman" w:hAnsi="Times New Roman" w:cs="Times New Roman"/>
          <w:sz w:val="24"/>
          <w:szCs w:val="24"/>
        </w:rPr>
        <w:t xml:space="preserve">le. 1.) The price difference is very small. 2.) </w:t>
      </w:r>
      <w:r w:rsidR="50AB4326" w:rsidRPr="6CFDE0A7">
        <w:rPr>
          <w:rFonts w:ascii="Times New Roman" w:eastAsia="Times New Roman" w:hAnsi="Times New Roman" w:cs="Times New Roman"/>
          <w:sz w:val="24"/>
          <w:szCs w:val="24"/>
        </w:rPr>
        <w:t xml:space="preserve">It’s prepacked, so we won’t need to spend too much labor cost. 3.) </w:t>
      </w:r>
      <w:r w:rsidR="00CDF9D9" w:rsidRPr="6CFDE0A7">
        <w:rPr>
          <w:rFonts w:ascii="Times New Roman" w:eastAsia="Times New Roman" w:hAnsi="Times New Roman" w:cs="Times New Roman"/>
          <w:sz w:val="24"/>
          <w:szCs w:val="24"/>
        </w:rPr>
        <w:t>It can be stored at room temperature, which is good for our limited refrigerator space.</w:t>
      </w:r>
    </w:p>
    <w:p w14:paraId="2F420824" w14:textId="77777777" w:rsidR="00B9372A" w:rsidRDefault="00B9372A" w:rsidP="6CFDE0A7">
      <w:pPr>
        <w:jc w:val="both"/>
        <w:rPr>
          <w:rFonts w:ascii="Times New Roman" w:eastAsia="Times New Roman" w:hAnsi="Times New Roman" w:cs="Times New Roman"/>
          <w:sz w:val="24"/>
          <w:szCs w:val="24"/>
        </w:rPr>
      </w:pPr>
    </w:p>
    <w:p w14:paraId="2998DA17" w14:textId="0B903F36" w:rsidR="277CF1A9" w:rsidRPr="00B9372A" w:rsidRDefault="277CF1A9" w:rsidP="6CFDE0A7">
      <w:pPr>
        <w:rPr>
          <w:rFonts w:ascii="Times New Roman" w:eastAsia="Times New Roman" w:hAnsi="Times New Roman" w:cs="Times New Roman"/>
          <w:sz w:val="24"/>
          <w:szCs w:val="24"/>
        </w:rPr>
      </w:pPr>
      <w:r w:rsidRPr="00B9372A">
        <w:rPr>
          <w:rFonts w:ascii="Times New Roman" w:eastAsia="Times New Roman" w:hAnsi="Times New Roman" w:cs="Times New Roman"/>
          <w:sz w:val="24"/>
          <w:szCs w:val="24"/>
        </w:rPr>
        <w:t>6.3</w:t>
      </w:r>
      <w:r w:rsidR="7C658147" w:rsidRPr="00B9372A">
        <w:rPr>
          <w:rFonts w:ascii="Times New Roman" w:eastAsia="Times New Roman" w:hAnsi="Times New Roman" w:cs="Times New Roman"/>
          <w:sz w:val="24"/>
          <w:szCs w:val="24"/>
        </w:rPr>
        <w:t xml:space="preserve"> </w:t>
      </w:r>
      <w:r w:rsidR="67E5DFF8" w:rsidRPr="00B9372A">
        <w:rPr>
          <w:rFonts w:ascii="Times New Roman" w:eastAsia="Times New Roman" w:hAnsi="Times New Roman" w:cs="Times New Roman"/>
          <w:sz w:val="24"/>
          <w:szCs w:val="24"/>
        </w:rPr>
        <w:t xml:space="preserve">Competitor </w:t>
      </w:r>
      <w:r w:rsidR="7883C1FE" w:rsidRPr="00B9372A">
        <w:rPr>
          <w:rFonts w:ascii="Times New Roman" w:eastAsia="Times New Roman" w:hAnsi="Times New Roman" w:cs="Times New Roman"/>
          <w:sz w:val="24"/>
          <w:szCs w:val="24"/>
        </w:rPr>
        <w:t xml:space="preserve">Product </w:t>
      </w:r>
      <w:r w:rsidR="67E5DFF8" w:rsidRPr="00B9372A">
        <w:rPr>
          <w:rFonts w:ascii="Times New Roman" w:eastAsia="Times New Roman" w:hAnsi="Times New Roman" w:cs="Times New Roman"/>
          <w:sz w:val="24"/>
          <w:szCs w:val="24"/>
        </w:rPr>
        <w:t>Analysis and Sales Review</w:t>
      </w:r>
    </w:p>
    <w:p w14:paraId="70281627" w14:textId="34F18F57" w:rsidR="0BCD4501" w:rsidRDefault="4055488B" w:rsidP="0018764F">
      <w:pPr>
        <w:pStyle w:val="ListParagraph"/>
        <w:numPr>
          <w:ilvl w:val="0"/>
          <w:numId w:val="17"/>
        </w:numPr>
        <w:rPr>
          <w:rFonts w:ascii="Times New Roman" w:eastAsia="Times New Roman" w:hAnsi="Times New Roman" w:cs="Times New Roman"/>
          <w:b/>
          <w:bCs/>
          <w:i/>
          <w:iCs/>
          <w:sz w:val="24"/>
          <w:szCs w:val="24"/>
        </w:rPr>
      </w:pPr>
      <w:r w:rsidRPr="6CFDE0A7">
        <w:rPr>
          <w:rFonts w:ascii="Times New Roman" w:eastAsia="Times New Roman" w:hAnsi="Times New Roman" w:cs="Times New Roman"/>
          <w:b/>
          <w:bCs/>
          <w:i/>
          <w:iCs/>
          <w:sz w:val="24"/>
          <w:szCs w:val="24"/>
        </w:rPr>
        <w:t xml:space="preserve">Compare </w:t>
      </w:r>
      <w:r w:rsidR="0FDA5C66" w:rsidRPr="6CFDE0A7">
        <w:rPr>
          <w:rFonts w:ascii="Times New Roman" w:eastAsia="Times New Roman" w:hAnsi="Times New Roman" w:cs="Times New Roman"/>
          <w:b/>
          <w:bCs/>
          <w:i/>
          <w:iCs/>
          <w:sz w:val="24"/>
          <w:szCs w:val="24"/>
        </w:rPr>
        <w:t>competitor’s</w:t>
      </w:r>
      <w:r w:rsidRPr="6CFDE0A7">
        <w:rPr>
          <w:rFonts w:ascii="Times New Roman" w:eastAsia="Times New Roman" w:hAnsi="Times New Roman" w:cs="Times New Roman"/>
          <w:b/>
          <w:bCs/>
          <w:i/>
          <w:iCs/>
          <w:sz w:val="24"/>
          <w:szCs w:val="24"/>
        </w:rPr>
        <w:t xml:space="preserve"> concession </w:t>
      </w:r>
      <w:r w:rsidR="064EAFAB" w:rsidRPr="6CFDE0A7">
        <w:rPr>
          <w:rFonts w:ascii="Times New Roman" w:eastAsia="Times New Roman" w:hAnsi="Times New Roman" w:cs="Times New Roman"/>
          <w:b/>
          <w:bCs/>
          <w:i/>
          <w:iCs/>
          <w:sz w:val="24"/>
          <w:szCs w:val="24"/>
        </w:rPr>
        <w:t>stand</w:t>
      </w:r>
      <w:r w:rsidR="13ED2755" w:rsidRPr="6CFDE0A7">
        <w:rPr>
          <w:rFonts w:ascii="Times New Roman" w:eastAsia="Times New Roman" w:hAnsi="Times New Roman" w:cs="Times New Roman"/>
          <w:b/>
          <w:bCs/>
          <w:i/>
          <w:iCs/>
          <w:sz w:val="24"/>
          <w:szCs w:val="24"/>
        </w:rPr>
        <w:t xml:space="preserve"> – </w:t>
      </w:r>
      <w:r w:rsidR="609D01FE" w:rsidRPr="6CFDE0A7">
        <w:rPr>
          <w:rFonts w:ascii="Times New Roman" w:eastAsia="Times New Roman" w:hAnsi="Times New Roman" w:cs="Times New Roman"/>
          <w:b/>
          <w:bCs/>
          <w:i/>
          <w:iCs/>
          <w:sz w:val="24"/>
          <w:szCs w:val="24"/>
        </w:rPr>
        <w:t>W</w:t>
      </w:r>
      <w:r w:rsidRPr="6CFDE0A7">
        <w:rPr>
          <w:rFonts w:ascii="Times New Roman" w:eastAsia="Times New Roman" w:hAnsi="Times New Roman" w:cs="Times New Roman"/>
          <w:b/>
          <w:bCs/>
          <w:i/>
          <w:iCs/>
          <w:sz w:val="24"/>
          <w:szCs w:val="24"/>
        </w:rPr>
        <w:t>entzville</w:t>
      </w:r>
      <w:r w:rsidR="13ED2755" w:rsidRPr="6CFDE0A7">
        <w:rPr>
          <w:rFonts w:ascii="Times New Roman" w:eastAsia="Times New Roman" w:hAnsi="Times New Roman" w:cs="Times New Roman"/>
          <w:b/>
          <w:bCs/>
          <w:i/>
          <w:iCs/>
          <w:sz w:val="24"/>
          <w:szCs w:val="24"/>
        </w:rPr>
        <w:t xml:space="preserve"> </w:t>
      </w:r>
      <w:proofErr w:type="spellStart"/>
      <w:r w:rsidR="13ED2755" w:rsidRPr="6CFDE0A7">
        <w:rPr>
          <w:rFonts w:ascii="Times New Roman" w:eastAsia="Times New Roman" w:hAnsi="Times New Roman" w:cs="Times New Roman"/>
          <w:b/>
          <w:bCs/>
          <w:i/>
          <w:iCs/>
          <w:sz w:val="24"/>
          <w:szCs w:val="24"/>
        </w:rPr>
        <w:t>Park&amp;Rec</w:t>
      </w:r>
      <w:proofErr w:type="spellEnd"/>
    </w:p>
    <w:p w14:paraId="5FD91BAD" w14:textId="2F514009" w:rsidR="5A689925" w:rsidRDefault="5A689925" w:rsidP="0018764F">
      <w:pPr>
        <w:pStyle w:val="ListParagraph"/>
        <w:numPr>
          <w:ilvl w:val="0"/>
          <w:numId w:val="5"/>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Wentzville Park&amp; Recreation charges hamburger/ cheeseburger for $5.00/$5.50</w:t>
      </w:r>
      <w:r w:rsidR="10F1E63C" w:rsidRPr="6CFDE0A7">
        <w:rPr>
          <w:rFonts w:ascii="Times New Roman" w:eastAsia="Times New Roman" w:hAnsi="Times New Roman" w:cs="Times New Roman"/>
          <w:sz w:val="24"/>
          <w:szCs w:val="24"/>
        </w:rPr>
        <w:t xml:space="preserve">. And for the same product, we only charge $4.25/$4.75. </w:t>
      </w:r>
      <w:r w:rsidR="49545554" w:rsidRPr="6CFDE0A7">
        <w:rPr>
          <w:rFonts w:ascii="Times New Roman" w:eastAsia="Times New Roman" w:hAnsi="Times New Roman" w:cs="Times New Roman"/>
          <w:sz w:val="24"/>
          <w:szCs w:val="24"/>
        </w:rPr>
        <w:t xml:space="preserve">Although our prices are very competitive, we also suggest increasing them a bit, since most people who attend sports games come for their families in the sport </w:t>
      </w:r>
      <w:r w:rsidR="46375AC2" w:rsidRPr="6CFDE0A7">
        <w:rPr>
          <w:rFonts w:ascii="Times New Roman" w:eastAsia="Times New Roman" w:hAnsi="Times New Roman" w:cs="Times New Roman"/>
          <w:sz w:val="24"/>
          <w:szCs w:val="24"/>
        </w:rPr>
        <w:t>programs and</w:t>
      </w:r>
      <w:r w:rsidR="49545554" w:rsidRPr="6CFDE0A7">
        <w:rPr>
          <w:rFonts w:ascii="Times New Roman" w:eastAsia="Times New Roman" w:hAnsi="Times New Roman" w:cs="Times New Roman"/>
          <w:sz w:val="24"/>
          <w:szCs w:val="24"/>
        </w:rPr>
        <w:t xml:space="preserve"> buy food from concession stands merely out of convenience. Thus, even if the price is raised, it shouldn't impact too much on sales.</w:t>
      </w:r>
    </w:p>
    <w:p w14:paraId="60561487" w14:textId="4BF1C1A1" w:rsidR="25B04FEF" w:rsidRDefault="25B04FEF" w:rsidP="0018764F">
      <w:pPr>
        <w:pStyle w:val="ListParagraph"/>
        <w:numPr>
          <w:ilvl w:val="0"/>
          <w:numId w:val="5"/>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Wentzville Park&amp; Recreation</w:t>
      </w:r>
      <w:r w:rsidR="0EFD3456" w:rsidRPr="6CFDE0A7">
        <w:rPr>
          <w:rFonts w:ascii="Times New Roman" w:eastAsia="Times New Roman" w:hAnsi="Times New Roman" w:cs="Times New Roman"/>
          <w:sz w:val="24"/>
          <w:szCs w:val="24"/>
        </w:rPr>
        <w:t xml:space="preserve"> sell big </w:t>
      </w:r>
      <w:r w:rsidR="76EF712B" w:rsidRPr="6CFDE0A7">
        <w:rPr>
          <w:rFonts w:ascii="Times New Roman" w:eastAsia="Times New Roman" w:hAnsi="Times New Roman" w:cs="Times New Roman"/>
          <w:sz w:val="24"/>
          <w:szCs w:val="24"/>
        </w:rPr>
        <w:t>pickles</w:t>
      </w:r>
      <w:r w:rsidR="0EFD3456" w:rsidRPr="6CFDE0A7">
        <w:rPr>
          <w:rFonts w:ascii="Times New Roman" w:eastAsia="Times New Roman" w:hAnsi="Times New Roman" w:cs="Times New Roman"/>
          <w:sz w:val="24"/>
          <w:szCs w:val="24"/>
        </w:rPr>
        <w:t xml:space="preserve"> for $2.00 each. It can be used as a reference for our future pricing pickle.</w:t>
      </w:r>
      <w:r w:rsidR="39BC8DB7" w:rsidRPr="6CFDE0A7">
        <w:rPr>
          <w:rFonts w:ascii="Times New Roman" w:eastAsia="Times New Roman" w:hAnsi="Times New Roman" w:cs="Times New Roman"/>
          <w:sz w:val="24"/>
          <w:szCs w:val="24"/>
        </w:rPr>
        <w:t xml:space="preserve"> </w:t>
      </w:r>
    </w:p>
    <w:p w14:paraId="625099DE" w14:textId="628BD211" w:rsidR="70EF06AB" w:rsidRDefault="70EF06AB" w:rsidP="0018764F">
      <w:pPr>
        <w:pStyle w:val="ListParagraph"/>
        <w:numPr>
          <w:ilvl w:val="0"/>
          <w:numId w:val="5"/>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Also, they</w:t>
      </w:r>
      <w:r w:rsidR="39BC8DB7" w:rsidRPr="6CFDE0A7">
        <w:rPr>
          <w:rFonts w:ascii="Times New Roman" w:eastAsia="Times New Roman" w:hAnsi="Times New Roman" w:cs="Times New Roman"/>
          <w:sz w:val="24"/>
          <w:szCs w:val="24"/>
        </w:rPr>
        <w:t xml:space="preserve"> </w:t>
      </w:r>
      <w:r w:rsidR="14BEE7B4" w:rsidRPr="6CFDE0A7">
        <w:rPr>
          <w:rFonts w:ascii="Times New Roman" w:eastAsia="Times New Roman" w:hAnsi="Times New Roman" w:cs="Times New Roman"/>
          <w:sz w:val="24"/>
          <w:szCs w:val="24"/>
        </w:rPr>
        <w:t>sell</w:t>
      </w:r>
      <w:r w:rsidR="39BC8DB7" w:rsidRPr="6CFDE0A7">
        <w:rPr>
          <w:rFonts w:ascii="Times New Roman" w:eastAsia="Times New Roman" w:hAnsi="Times New Roman" w:cs="Times New Roman"/>
          <w:sz w:val="24"/>
          <w:szCs w:val="24"/>
        </w:rPr>
        <w:t xml:space="preserve"> cotton candy for $5.00, which we don't have. This is one of the most profitable concessions stand foods. Therefore, we should consider selling this product (</w:t>
      </w:r>
      <w:proofErr w:type="spellStart"/>
      <w:r w:rsidR="39BC8DB7" w:rsidRPr="6CFDE0A7">
        <w:rPr>
          <w:rFonts w:ascii="Times New Roman" w:eastAsia="Times New Roman" w:hAnsi="Times New Roman" w:cs="Times New Roman"/>
          <w:sz w:val="24"/>
          <w:szCs w:val="24"/>
        </w:rPr>
        <w:t>WebstaurantStore</w:t>
      </w:r>
      <w:proofErr w:type="spellEnd"/>
      <w:r w:rsidR="39BC8DB7" w:rsidRPr="6CFDE0A7">
        <w:rPr>
          <w:rFonts w:ascii="Times New Roman" w:eastAsia="Times New Roman" w:hAnsi="Times New Roman" w:cs="Times New Roman"/>
          <w:sz w:val="24"/>
          <w:szCs w:val="24"/>
        </w:rPr>
        <w:t>, 2023).</w:t>
      </w:r>
      <w:r w:rsidR="3D880D36" w:rsidRPr="6CFDE0A7">
        <w:rPr>
          <w:rFonts w:ascii="Times New Roman" w:eastAsia="Times New Roman" w:hAnsi="Times New Roman" w:cs="Times New Roman"/>
          <w:sz w:val="24"/>
          <w:szCs w:val="24"/>
        </w:rPr>
        <w:t xml:space="preserve"> Our recommendation pricing is $</w:t>
      </w:r>
      <w:r w:rsidR="4627D773" w:rsidRPr="6CFDE0A7">
        <w:rPr>
          <w:rFonts w:ascii="Times New Roman" w:eastAsia="Times New Roman" w:hAnsi="Times New Roman" w:cs="Times New Roman"/>
          <w:sz w:val="24"/>
          <w:szCs w:val="24"/>
        </w:rPr>
        <w:t>3.00 for each cotton candy cone (</w:t>
      </w:r>
      <w:r w:rsidR="4627D773" w:rsidRPr="6CFDE0A7">
        <w:rPr>
          <w:rFonts w:ascii="Times New Roman" w:eastAsia="Times New Roman" w:hAnsi="Times New Roman" w:cs="Times New Roman"/>
          <w:i/>
          <w:iCs/>
          <w:sz w:val="24"/>
          <w:szCs w:val="24"/>
        </w:rPr>
        <w:t>Cotton Candy at Your Next Party or Event</w:t>
      </w:r>
      <w:r w:rsidR="4627D773" w:rsidRPr="6CFDE0A7">
        <w:rPr>
          <w:rFonts w:ascii="Times New Roman" w:eastAsia="Times New Roman" w:hAnsi="Times New Roman" w:cs="Times New Roman"/>
          <w:sz w:val="24"/>
          <w:szCs w:val="24"/>
        </w:rPr>
        <w:t>, n.d.).</w:t>
      </w:r>
    </w:p>
    <w:p w14:paraId="41F64DAB" w14:textId="573B227C" w:rsidR="19E2C314" w:rsidRDefault="19E2C314" w:rsidP="6CFDE0A7">
      <w:pPr>
        <w:rPr>
          <w:sz w:val="24"/>
          <w:szCs w:val="24"/>
        </w:rPr>
      </w:pPr>
      <w:r w:rsidRPr="6CFDE0A7">
        <w:rPr>
          <w:rFonts w:ascii="Times New Roman" w:eastAsia="Times New Roman" w:hAnsi="Times New Roman" w:cs="Times New Roman"/>
          <w:sz w:val="24"/>
          <w:szCs w:val="24"/>
        </w:rPr>
        <w:t>Pay Back Period for $</w:t>
      </w:r>
      <w:r w:rsidR="0A74CA27" w:rsidRPr="6CFDE0A7">
        <w:rPr>
          <w:rFonts w:ascii="Times New Roman" w:eastAsia="Times New Roman" w:hAnsi="Times New Roman" w:cs="Times New Roman"/>
          <w:sz w:val="24"/>
          <w:szCs w:val="24"/>
        </w:rPr>
        <w:t xml:space="preserve">157.7 for </w:t>
      </w:r>
      <w:r w:rsidRPr="6CFDE0A7">
        <w:rPr>
          <w:rFonts w:ascii="Times New Roman" w:eastAsia="Times New Roman" w:hAnsi="Times New Roman" w:cs="Times New Roman"/>
          <w:sz w:val="24"/>
          <w:szCs w:val="24"/>
        </w:rPr>
        <w:t>Commercial Cotton Candy Machine Electric Candy Floss Maker</w:t>
      </w:r>
      <w:r w:rsidR="31F7B69C" w:rsidRPr="6CFDE0A7">
        <w:t xml:space="preserve"> </w:t>
      </w:r>
      <w:r w:rsidR="31F7B69C" w:rsidRPr="6CFDE0A7">
        <w:rPr>
          <w:rFonts w:ascii="Times New Roman" w:eastAsia="Times New Roman" w:hAnsi="Times New Roman" w:cs="Times New Roman"/>
          <w:sz w:val="24"/>
          <w:szCs w:val="24"/>
        </w:rPr>
        <w:t>(</w:t>
      </w:r>
      <w:proofErr w:type="spellStart"/>
      <w:r w:rsidR="31F7B69C" w:rsidRPr="6CFDE0A7">
        <w:rPr>
          <w:rFonts w:ascii="Times New Roman" w:eastAsia="Times New Roman" w:hAnsi="Times New Roman" w:cs="Times New Roman"/>
          <w:i/>
          <w:iCs/>
          <w:sz w:val="24"/>
          <w:szCs w:val="24"/>
        </w:rPr>
        <w:t>Toolots</w:t>
      </w:r>
      <w:proofErr w:type="spellEnd"/>
      <w:r w:rsidR="31F7B69C" w:rsidRPr="6CFDE0A7">
        <w:rPr>
          <w:rFonts w:ascii="Times New Roman" w:eastAsia="Times New Roman" w:hAnsi="Times New Roman" w:cs="Times New Roman"/>
          <w:i/>
          <w:iCs/>
          <w:sz w:val="24"/>
          <w:szCs w:val="24"/>
        </w:rPr>
        <w:t>, Inc. - Reliable Equipment Fast.</w:t>
      </w:r>
      <w:r w:rsidR="31F7B69C" w:rsidRPr="6CFDE0A7">
        <w:rPr>
          <w:rFonts w:ascii="Times New Roman" w:eastAsia="Times New Roman" w:hAnsi="Times New Roman" w:cs="Times New Roman"/>
          <w:sz w:val="24"/>
          <w:szCs w:val="24"/>
        </w:rPr>
        <w:t>, n.d.)</w:t>
      </w:r>
    </w:p>
    <w:p w14:paraId="49607F34" w14:textId="5230CBA4" w:rsidR="44B643BC" w:rsidRDefault="44B643BC"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Table 12</w:t>
      </w:r>
    </w:p>
    <w:tbl>
      <w:tblPr>
        <w:tblStyle w:val="TableGrid"/>
        <w:tblW w:w="0" w:type="auto"/>
        <w:tblLayout w:type="fixed"/>
        <w:tblLook w:val="06A0" w:firstRow="1" w:lastRow="0" w:firstColumn="1" w:lastColumn="0" w:noHBand="1" w:noVBand="1"/>
      </w:tblPr>
      <w:tblGrid>
        <w:gridCol w:w="1725"/>
        <w:gridCol w:w="1320"/>
        <w:gridCol w:w="1620"/>
      </w:tblGrid>
      <w:tr w:rsidR="6CFDE0A7" w14:paraId="54B9FFE7" w14:textId="77777777" w:rsidTr="6CFDE0A7">
        <w:trPr>
          <w:trHeight w:val="570"/>
        </w:trPr>
        <w:tc>
          <w:tcPr>
            <w:tcW w:w="17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E3FF45D" w14:textId="61460EBD" w:rsidR="6CFDE0A7" w:rsidRDefault="6CFDE0A7" w:rsidP="6CFDE0A7">
            <w:pPr>
              <w:jc w:val="center"/>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 xml:space="preserve">Selling Price </w:t>
            </w:r>
          </w:p>
        </w:tc>
        <w:tc>
          <w:tcPr>
            <w:tcW w:w="132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68A2D8F" w14:textId="7AD44810" w:rsidR="6CFDE0A7" w:rsidRDefault="6CFDE0A7" w:rsidP="6CFDE0A7">
            <w:pPr>
              <w:jc w:val="center"/>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Profit</w:t>
            </w:r>
          </w:p>
        </w:tc>
        <w:tc>
          <w:tcPr>
            <w:tcW w:w="162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78663AE" w14:textId="27DFB1E7" w:rsidR="6CFDE0A7" w:rsidRDefault="6CFDE0A7" w:rsidP="6CFDE0A7">
            <w:pPr>
              <w:jc w:val="center"/>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Pay Back</w:t>
            </w:r>
          </w:p>
        </w:tc>
      </w:tr>
      <w:tr w:rsidR="6CFDE0A7" w14:paraId="197D23FF" w14:textId="77777777" w:rsidTr="6CFDE0A7">
        <w:trPr>
          <w:trHeight w:val="510"/>
        </w:trPr>
        <w:tc>
          <w:tcPr>
            <w:tcW w:w="172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1B7432A" w14:textId="725B0174" w:rsidR="6CFDE0A7" w:rsidRDefault="6CFDE0A7"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$3 </w:t>
            </w:r>
          </w:p>
        </w:tc>
        <w:tc>
          <w:tcPr>
            <w:tcW w:w="132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342482C" w14:textId="0DA17ABB" w:rsidR="6CFDE0A7" w:rsidRDefault="6CFDE0A7"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$2.9 </w:t>
            </w:r>
          </w:p>
        </w:tc>
        <w:tc>
          <w:tcPr>
            <w:tcW w:w="162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B1A92B4" w14:textId="21C56104" w:rsidR="6CFDE0A7" w:rsidRDefault="6CFDE0A7"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54.4</w:t>
            </w:r>
          </w:p>
        </w:tc>
      </w:tr>
    </w:tbl>
    <w:p w14:paraId="6AB57087" w14:textId="6E380322" w:rsidR="5CD45462" w:rsidRDefault="5CD45462" w:rsidP="0018764F">
      <w:pPr>
        <w:pStyle w:val="ListParagraph"/>
        <w:numPr>
          <w:ilvl w:val="0"/>
          <w:numId w:val="3"/>
        </w:num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Selling 55 cotton candies will pay off the machine cost.</w:t>
      </w:r>
    </w:p>
    <w:p w14:paraId="00EF92BE" w14:textId="2B0E4833" w:rsidR="6CFDE0A7" w:rsidRDefault="6CFDE0A7" w:rsidP="6CFDE0A7">
      <w:pPr>
        <w:rPr>
          <w:rFonts w:ascii="Times New Roman" w:eastAsia="Times New Roman" w:hAnsi="Times New Roman" w:cs="Times New Roman"/>
          <w:sz w:val="24"/>
          <w:szCs w:val="24"/>
        </w:rPr>
      </w:pPr>
    </w:p>
    <w:p w14:paraId="5C4DBD55" w14:textId="1EC85BEA" w:rsidR="53F19E01" w:rsidRDefault="53F19E01"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 xml:space="preserve">Cost for </w:t>
      </w:r>
      <w:proofErr w:type="spellStart"/>
      <w:r w:rsidRPr="6CFDE0A7">
        <w:rPr>
          <w:rFonts w:ascii="Times New Roman" w:eastAsia="Times New Roman" w:hAnsi="Times New Roman" w:cs="Times New Roman"/>
          <w:color w:val="424242"/>
          <w:sz w:val="24"/>
          <w:szCs w:val="24"/>
        </w:rPr>
        <w:t>Flossugar</w:t>
      </w:r>
      <w:proofErr w:type="spellEnd"/>
      <w:r w:rsidRPr="6CFDE0A7">
        <w:rPr>
          <w:rFonts w:ascii="Times New Roman" w:eastAsia="Times New Roman" w:hAnsi="Times New Roman" w:cs="Times New Roman"/>
          <w:color w:val="424242"/>
          <w:sz w:val="24"/>
          <w:szCs w:val="24"/>
        </w:rPr>
        <w:t xml:space="preserve"> </w:t>
      </w:r>
      <w:r w:rsidR="39AAA6FE" w:rsidRPr="6CFDE0A7">
        <w:rPr>
          <w:rFonts w:ascii="Times New Roman" w:eastAsia="Times New Roman" w:hAnsi="Times New Roman" w:cs="Times New Roman"/>
          <w:sz w:val="24"/>
          <w:szCs w:val="24"/>
        </w:rPr>
        <w:t>(</w:t>
      </w:r>
      <w:r w:rsidR="39AAA6FE" w:rsidRPr="6CFDE0A7">
        <w:rPr>
          <w:rFonts w:ascii="Times New Roman" w:eastAsia="Times New Roman" w:hAnsi="Times New Roman" w:cs="Times New Roman"/>
          <w:i/>
          <w:iCs/>
          <w:sz w:val="24"/>
          <w:szCs w:val="24"/>
        </w:rPr>
        <w:t xml:space="preserve">Gold Medal </w:t>
      </w:r>
      <w:proofErr w:type="spellStart"/>
      <w:r w:rsidR="39AAA6FE" w:rsidRPr="6CFDE0A7">
        <w:rPr>
          <w:rFonts w:ascii="Times New Roman" w:eastAsia="Times New Roman" w:hAnsi="Times New Roman" w:cs="Times New Roman"/>
          <w:i/>
          <w:iCs/>
          <w:sz w:val="24"/>
          <w:szCs w:val="24"/>
        </w:rPr>
        <w:t>Flossugar</w:t>
      </w:r>
      <w:proofErr w:type="spellEnd"/>
      <w:r w:rsidR="39AAA6FE" w:rsidRPr="6CFDE0A7">
        <w:rPr>
          <w:rFonts w:ascii="Times New Roman" w:eastAsia="Times New Roman" w:hAnsi="Times New Roman" w:cs="Times New Roman"/>
          <w:i/>
          <w:iCs/>
          <w:sz w:val="24"/>
          <w:szCs w:val="24"/>
        </w:rPr>
        <w:t xml:space="preserve"> Various (64 Oz., 6 Ct.) - Sam’s Club</w:t>
      </w:r>
      <w:r w:rsidR="39AAA6FE" w:rsidRPr="6CFDE0A7">
        <w:rPr>
          <w:rFonts w:ascii="Times New Roman" w:eastAsia="Times New Roman" w:hAnsi="Times New Roman" w:cs="Times New Roman"/>
          <w:sz w:val="24"/>
          <w:szCs w:val="24"/>
        </w:rPr>
        <w:t xml:space="preserve">, n.d.-b) </w:t>
      </w:r>
      <w:r w:rsidRPr="6CFDE0A7">
        <w:rPr>
          <w:rFonts w:ascii="Times New Roman" w:eastAsia="Times New Roman" w:hAnsi="Times New Roman" w:cs="Times New Roman"/>
          <w:color w:val="424242"/>
          <w:sz w:val="24"/>
          <w:szCs w:val="24"/>
        </w:rPr>
        <w:t xml:space="preserve">and Cotton Candy Cones </w:t>
      </w:r>
      <w:r w:rsidRPr="6CFDE0A7">
        <w:rPr>
          <w:rFonts w:ascii="Times New Roman" w:eastAsia="Times New Roman" w:hAnsi="Times New Roman" w:cs="Times New Roman"/>
          <w:sz w:val="24"/>
          <w:szCs w:val="24"/>
        </w:rPr>
        <w:t>(</w:t>
      </w:r>
      <w:r w:rsidRPr="6CFDE0A7">
        <w:rPr>
          <w:rFonts w:ascii="Times New Roman" w:eastAsia="Times New Roman" w:hAnsi="Times New Roman" w:cs="Times New Roman"/>
          <w:i/>
          <w:iCs/>
          <w:sz w:val="24"/>
          <w:szCs w:val="24"/>
        </w:rPr>
        <w:t>Gold Medal Cotton Candy Cones (1,000 Ct.) - Sam’s Club</w:t>
      </w:r>
      <w:r w:rsidRPr="6CFDE0A7">
        <w:rPr>
          <w:rFonts w:ascii="Times New Roman" w:eastAsia="Times New Roman" w:hAnsi="Times New Roman" w:cs="Times New Roman"/>
          <w:sz w:val="24"/>
          <w:szCs w:val="24"/>
        </w:rPr>
        <w:t>, n.d.)</w:t>
      </w:r>
    </w:p>
    <w:p w14:paraId="06749874" w14:textId="1A4C712D" w:rsidR="0FDD1FCA" w:rsidRDefault="0FDD1FCA"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Table 13</w:t>
      </w:r>
    </w:p>
    <w:tbl>
      <w:tblPr>
        <w:tblStyle w:val="TableGrid"/>
        <w:tblW w:w="0" w:type="auto"/>
        <w:tblLayout w:type="fixed"/>
        <w:tblLook w:val="06A0" w:firstRow="1" w:lastRow="0" w:firstColumn="1" w:lastColumn="0" w:noHBand="1" w:noVBand="1"/>
      </w:tblPr>
      <w:tblGrid>
        <w:gridCol w:w="1995"/>
        <w:gridCol w:w="1530"/>
        <w:gridCol w:w="1080"/>
        <w:gridCol w:w="1455"/>
        <w:gridCol w:w="1110"/>
        <w:gridCol w:w="915"/>
        <w:gridCol w:w="1405"/>
      </w:tblGrid>
      <w:tr w:rsidR="6CFDE0A7" w14:paraId="149213DF" w14:textId="77777777" w:rsidTr="6CFDE0A7">
        <w:trPr>
          <w:trHeight w:val="630"/>
        </w:trPr>
        <w:tc>
          <w:tcPr>
            <w:tcW w:w="1995" w:type="dxa"/>
            <w:tcBorders>
              <w:top w:val="single" w:sz="8" w:space="0" w:color="auto"/>
              <w:left w:val="single" w:sz="8" w:space="0" w:color="auto"/>
              <w:bottom w:val="single" w:sz="4" w:space="0" w:color="auto"/>
              <w:right w:val="single" w:sz="8" w:space="0" w:color="auto"/>
            </w:tcBorders>
            <w:tcMar>
              <w:top w:w="15" w:type="dxa"/>
              <w:left w:w="15" w:type="dxa"/>
              <w:right w:w="15" w:type="dxa"/>
            </w:tcMar>
            <w:vAlign w:val="center"/>
          </w:tcPr>
          <w:p w14:paraId="1495897D" w14:textId="54B37857" w:rsidR="6CFDE0A7" w:rsidRDefault="6CFDE0A7" w:rsidP="6CFDE0A7">
            <w:pPr>
              <w:jc w:val="center"/>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Product\Cost</w:t>
            </w:r>
          </w:p>
        </w:tc>
        <w:tc>
          <w:tcPr>
            <w:tcW w:w="1530" w:type="dxa"/>
            <w:tcBorders>
              <w:top w:val="single" w:sz="8" w:space="0" w:color="auto"/>
              <w:left w:val="single" w:sz="8" w:space="0" w:color="auto"/>
              <w:bottom w:val="single" w:sz="4" w:space="0" w:color="auto"/>
              <w:right w:val="single" w:sz="4" w:space="0" w:color="auto"/>
            </w:tcBorders>
            <w:tcMar>
              <w:top w:w="15" w:type="dxa"/>
              <w:left w:w="15" w:type="dxa"/>
              <w:right w:w="15" w:type="dxa"/>
            </w:tcMar>
            <w:vAlign w:val="center"/>
          </w:tcPr>
          <w:p w14:paraId="1D09557B" w14:textId="23F5AD24" w:rsidR="6CFDE0A7" w:rsidRDefault="6CFDE0A7" w:rsidP="6CFDE0A7">
            <w:pPr>
              <w:jc w:val="center"/>
              <w:rPr>
                <w:rFonts w:ascii="Times New Roman" w:eastAsia="Times New Roman" w:hAnsi="Times New Roman" w:cs="Times New Roman"/>
                <w:b/>
                <w:bCs/>
                <w:sz w:val="24"/>
                <w:szCs w:val="24"/>
              </w:rPr>
            </w:pPr>
            <w:proofErr w:type="spellStart"/>
            <w:r w:rsidRPr="6CFDE0A7">
              <w:rPr>
                <w:rFonts w:ascii="Times New Roman" w:eastAsia="Times New Roman" w:hAnsi="Times New Roman" w:cs="Times New Roman"/>
                <w:b/>
                <w:bCs/>
                <w:sz w:val="24"/>
                <w:szCs w:val="24"/>
              </w:rPr>
              <w:t>Flossugar</w:t>
            </w:r>
            <w:proofErr w:type="spellEnd"/>
          </w:p>
        </w:tc>
        <w:tc>
          <w:tcPr>
            <w:tcW w:w="1080" w:type="dxa"/>
            <w:tcBorders>
              <w:top w:val="single" w:sz="8" w:space="0" w:color="auto"/>
              <w:left w:val="single" w:sz="4" w:space="0" w:color="auto"/>
              <w:bottom w:val="single" w:sz="4" w:space="0" w:color="auto"/>
              <w:right w:val="single" w:sz="4" w:space="0" w:color="auto"/>
            </w:tcBorders>
            <w:tcMar>
              <w:top w:w="15" w:type="dxa"/>
              <w:left w:w="15" w:type="dxa"/>
              <w:right w:w="15" w:type="dxa"/>
            </w:tcMar>
            <w:vAlign w:val="center"/>
          </w:tcPr>
          <w:p w14:paraId="29F3525F" w14:textId="3F81A379" w:rsidR="6CFDE0A7" w:rsidRDefault="6CFDE0A7" w:rsidP="6CFDE0A7">
            <w:pPr>
              <w:jc w:val="center"/>
              <w:rPr>
                <w:rFonts w:ascii="Times New Roman" w:eastAsia="Times New Roman" w:hAnsi="Times New Roman" w:cs="Times New Roman"/>
                <w:b/>
                <w:bCs/>
                <w:color w:val="424242"/>
                <w:sz w:val="24"/>
                <w:szCs w:val="24"/>
              </w:rPr>
            </w:pPr>
            <w:r w:rsidRPr="6CFDE0A7">
              <w:rPr>
                <w:rFonts w:ascii="Times New Roman" w:eastAsia="Times New Roman" w:hAnsi="Times New Roman" w:cs="Times New Roman"/>
                <w:b/>
                <w:bCs/>
                <w:color w:val="424242"/>
                <w:sz w:val="24"/>
                <w:szCs w:val="24"/>
              </w:rPr>
              <w:t>Cones</w:t>
            </w:r>
          </w:p>
        </w:tc>
        <w:tc>
          <w:tcPr>
            <w:tcW w:w="1455" w:type="dxa"/>
            <w:tcBorders>
              <w:top w:val="single" w:sz="8" w:space="0" w:color="auto"/>
              <w:left w:val="single" w:sz="4" w:space="0" w:color="auto"/>
              <w:bottom w:val="single" w:sz="4" w:space="0" w:color="auto"/>
              <w:right w:val="single" w:sz="4" w:space="0" w:color="auto"/>
            </w:tcBorders>
            <w:tcMar>
              <w:top w:w="15" w:type="dxa"/>
              <w:left w:w="15" w:type="dxa"/>
              <w:right w:w="15" w:type="dxa"/>
            </w:tcMar>
            <w:vAlign w:val="center"/>
          </w:tcPr>
          <w:p w14:paraId="0FFDD5ED" w14:textId="2B97B5C9" w:rsidR="6CFDE0A7" w:rsidRDefault="6CFDE0A7" w:rsidP="6CFDE0A7">
            <w:pPr>
              <w:jc w:val="center"/>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Total cost</w:t>
            </w:r>
          </w:p>
        </w:tc>
        <w:tc>
          <w:tcPr>
            <w:tcW w:w="1110" w:type="dxa"/>
            <w:tcBorders>
              <w:top w:val="single" w:sz="8" w:space="0" w:color="auto"/>
              <w:left w:val="single" w:sz="8" w:space="0" w:color="auto"/>
              <w:bottom w:val="single" w:sz="4" w:space="0" w:color="auto"/>
              <w:right w:val="single" w:sz="8" w:space="0" w:color="auto"/>
            </w:tcBorders>
            <w:tcMar>
              <w:top w:w="15" w:type="dxa"/>
              <w:left w:w="15" w:type="dxa"/>
              <w:right w:w="15" w:type="dxa"/>
            </w:tcMar>
            <w:vAlign w:val="center"/>
          </w:tcPr>
          <w:p w14:paraId="42EB4819" w14:textId="47162BF6" w:rsidR="6CFDE0A7" w:rsidRDefault="6CFDE0A7" w:rsidP="6CFDE0A7">
            <w:pPr>
              <w:jc w:val="center"/>
              <w:rPr>
                <w:rFonts w:ascii="Times New Roman" w:eastAsia="Times New Roman" w:hAnsi="Times New Roman" w:cs="Times New Roman"/>
                <w:b/>
                <w:bCs/>
                <w:color w:val="000000" w:themeColor="text1"/>
                <w:sz w:val="24"/>
                <w:szCs w:val="24"/>
              </w:rPr>
            </w:pPr>
            <w:r w:rsidRPr="6CFDE0A7">
              <w:rPr>
                <w:rFonts w:ascii="Times New Roman" w:eastAsia="Times New Roman" w:hAnsi="Times New Roman" w:cs="Times New Roman"/>
                <w:b/>
                <w:bCs/>
                <w:color w:val="000000" w:themeColor="text1"/>
                <w:sz w:val="24"/>
                <w:szCs w:val="24"/>
              </w:rPr>
              <w:t>Selling Price</w:t>
            </w:r>
          </w:p>
        </w:tc>
        <w:tc>
          <w:tcPr>
            <w:tcW w:w="915" w:type="dxa"/>
            <w:tcBorders>
              <w:top w:val="single" w:sz="8" w:space="0" w:color="auto"/>
              <w:left w:val="single" w:sz="8" w:space="0" w:color="auto"/>
              <w:bottom w:val="single" w:sz="4" w:space="0" w:color="auto"/>
              <w:right w:val="single" w:sz="8" w:space="0" w:color="auto"/>
            </w:tcBorders>
            <w:tcMar>
              <w:top w:w="15" w:type="dxa"/>
              <w:left w:w="15" w:type="dxa"/>
              <w:right w:w="15" w:type="dxa"/>
            </w:tcMar>
            <w:vAlign w:val="center"/>
          </w:tcPr>
          <w:p w14:paraId="22EBEE2B" w14:textId="696345B3" w:rsidR="6CFDE0A7" w:rsidRDefault="6CFDE0A7" w:rsidP="6CFDE0A7">
            <w:pPr>
              <w:jc w:val="center"/>
              <w:rPr>
                <w:rFonts w:ascii="Times New Roman" w:eastAsia="Times New Roman" w:hAnsi="Times New Roman" w:cs="Times New Roman"/>
                <w:b/>
                <w:bCs/>
                <w:color w:val="000000" w:themeColor="text1"/>
                <w:sz w:val="24"/>
                <w:szCs w:val="24"/>
              </w:rPr>
            </w:pPr>
            <w:r w:rsidRPr="6CFDE0A7">
              <w:rPr>
                <w:rFonts w:ascii="Times New Roman" w:eastAsia="Times New Roman" w:hAnsi="Times New Roman" w:cs="Times New Roman"/>
                <w:b/>
                <w:bCs/>
                <w:color w:val="000000" w:themeColor="text1"/>
                <w:sz w:val="24"/>
                <w:szCs w:val="24"/>
              </w:rPr>
              <w:t>Profit</w:t>
            </w:r>
          </w:p>
        </w:tc>
        <w:tc>
          <w:tcPr>
            <w:tcW w:w="1405" w:type="dxa"/>
            <w:tcBorders>
              <w:top w:val="single" w:sz="8" w:space="0" w:color="auto"/>
              <w:left w:val="single" w:sz="8" w:space="0" w:color="auto"/>
              <w:bottom w:val="single" w:sz="4" w:space="0" w:color="auto"/>
              <w:right w:val="single" w:sz="8" w:space="0" w:color="auto"/>
            </w:tcBorders>
            <w:tcMar>
              <w:top w:w="15" w:type="dxa"/>
              <w:left w:w="15" w:type="dxa"/>
              <w:right w:w="15" w:type="dxa"/>
            </w:tcMar>
            <w:vAlign w:val="center"/>
          </w:tcPr>
          <w:p w14:paraId="564DFF8A" w14:textId="6EAC14EA" w:rsidR="6CFDE0A7" w:rsidRDefault="6CFDE0A7" w:rsidP="6CFDE0A7">
            <w:pPr>
              <w:jc w:val="center"/>
              <w:rPr>
                <w:rFonts w:ascii="Times New Roman" w:eastAsia="Times New Roman" w:hAnsi="Times New Roman" w:cs="Times New Roman"/>
                <w:b/>
                <w:bCs/>
                <w:color w:val="000000" w:themeColor="text1"/>
                <w:sz w:val="24"/>
                <w:szCs w:val="24"/>
              </w:rPr>
            </w:pPr>
            <w:r w:rsidRPr="6CFDE0A7">
              <w:rPr>
                <w:rFonts w:ascii="Times New Roman" w:eastAsia="Times New Roman" w:hAnsi="Times New Roman" w:cs="Times New Roman"/>
                <w:b/>
                <w:bCs/>
                <w:color w:val="000000" w:themeColor="text1"/>
                <w:sz w:val="24"/>
                <w:szCs w:val="24"/>
              </w:rPr>
              <w:t>% Margin</w:t>
            </w:r>
          </w:p>
        </w:tc>
      </w:tr>
      <w:tr w:rsidR="6CFDE0A7" w14:paraId="4EB34065" w14:textId="77777777" w:rsidTr="6CFDE0A7">
        <w:trPr>
          <w:trHeight w:val="540"/>
        </w:trPr>
        <w:tc>
          <w:tcPr>
            <w:tcW w:w="1995" w:type="dxa"/>
            <w:tcBorders>
              <w:top w:val="single" w:sz="4" w:space="0" w:color="auto"/>
              <w:left w:val="single" w:sz="8" w:space="0" w:color="auto"/>
              <w:bottom w:val="single" w:sz="8" w:space="0" w:color="auto"/>
              <w:right w:val="single" w:sz="8" w:space="0" w:color="auto"/>
            </w:tcBorders>
            <w:tcMar>
              <w:top w:w="15" w:type="dxa"/>
              <w:left w:w="15" w:type="dxa"/>
              <w:right w:w="15" w:type="dxa"/>
            </w:tcMar>
            <w:vAlign w:val="center"/>
          </w:tcPr>
          <w:p w14:paraId="131F5BEF" w14:textId="761DF573" w:rsidR="6CFDE0A7" w:rsidRDefault="6CFDE0A7" w:rsidP="6CFDE0A7">
            <w:pPr>
              <w:jc w:val="center"/>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Cotton Candy</w:t>
            </w:r>
          </w:p>
        </w:tc>
        <w:tc>
          <w:tcPr>
            <w:tcW w:w="1530" w:type="dxa"/>
            <w:tcBorders>
              <w:top w:val="single" w:sz="4" w:space="0" w:color="auto"/>
              <w:left w:val="single" w:sz="8" w:space="0" w:color="auto"/>
              <w:bottom w:val="single" w:sz="8" w:space="0" w:color="auto"/>
              <w:right w:val="single" w:sz="4" w:space="0" w:color="auto"/>
            </w:tcBorders>
            <w:tcMar>
              <w:top w:w="15" w:type="dxa"/>
              <w:left w:w="15" w:type="dxa"/>
              <w:right w:w="15" w:type="dxa"/>
            </w:tcMar>
            <w:vAlign w:val="center"/>
          </w:tcPr>
          <w:p w14:paraId="10FF5521" w14:textId="085E8DDA" w:rsidR="6CFDE0A7" w:rsidRDefault="6CFDE0A7"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0.07</w:t>
            </w:r>
          </w:p>
        </w:tc>
        <w:tc>
          <w:tcPr>
            <w:tcW w:w="1080" w:type="dxa"/>
            <w:tcBorders>
              <w:top w:val="single" w:sz="4" w:space="0" w:color="auto"/>
              <w:left w:val="single" w:sz="4" w:space="0" w:color="auto"/>
              <w:bottom w:val="single" w:sz="8" w:space="0" w:color="auto"/>
              <w:right w:val="single" w:sz="4" w:space="0" w:color="auto"/>
            </w:tcBorders>
            <w:tcMar>
              <w:top w:w="15" w:type="dxa"/>
              <w:left w:w="15" w:type="dxa"/>
              <w:right w:w="15" w:type="dxa"/>
            </w:tcMar>
            <w:vAlign w:val="center"/>
          </w:tcPr>
          <w:p w14:paraId="2BC1B045" w14:textId="6833860D" w:rsidR="6CFDE0A7" w:rsidRDefault="6CFDE0A7"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0.027</w:t>
            </w:r>
          </w:p>
        </w:tc>
        <w:tc>
          <w:tcPr>
            <w:tcW w:w="1455" w:type="dxa"/>
            <w:tcBorders>
              <w:top w:val="single" w:sz="4" w:space="0" w:color="auto"/>
              <w:left w:val="single" w:sz="4" w:space="0" w:color="auto"/>
              <w:bottom w:val="single" w:sz="8" w:space="0" w:color="auto"/>
              <w:right w:val="single" w:sz="4" w:space="0" w:color="auto"/>
            </w:tcBorders>
            <w:tcMar>
              <w:top w:w="15" w:type="dxa"/>
              <w:left w:w="15" w:type="dxa"/>
              <w:right w:w="15" w:type="dxa"/>
            </w:tcMar>
            <w:vAlign w:val="center"/>
          </w:tcPr>
          <w:p w14:paraId="2EEECA91" w14:textId="4E1AEF11" w:rsidR="6CFDE0A7" w:rsidRDefault="6CFDE0A7"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0.01</w:t>
            </w:r>
          </w:p>
        </w:tc>
        <w:tc>
          <w:tcPr>
            <w:tcW w:w="1110" w:type="dxa"/>
            <w:tcBorders>
              <w:top w:val="single" w:sz="4" w:space="0" w:color="auto"/>
              <w:left w:val="single" w:sz="8" w:space="0" w:color="auto"/>
              <w:bottom w:val="single" w:sz="8" w:space="0" w:color="auto"/>
              <w:right w:val="single" w:sz="8" w:space="0" w:color="auto"/>
            </w:tcBorders>
            <w:tcMar>
              <w:top w:w="15" w:type="dxa"/>
              <w:left w:w="15" w:type="dxa"/>
              <w:right w:w="15" w:type="dxa"/>
            </w:tcMar>
            <w:vAlign w:val="center"/>
          </w:tcPr>
          <w:p w14:paraId="01F4BE17" w14:textId="3AEE8126" w:rsidR="6CFDE0A7" w:rsidRDefault="6CFDE0A7" w:rsidP="6CFDE0A7">
            <w:pPr>
              <w:jc w:val="cente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3</w:t>
            </w:r>
          </w:p>
        </w:tc>
        <w:tc>
          <w:tcPr>
            <w:tcW w:w="915" w:type="dxa"/>
            <w:tcBorders>
              <w:top w:val="single" w:sz="4" w:space="0" w:color="auto"/>
              <w:left w:val="single" w:sz="8" w:space="0" w:color="auto"/>
              <w:bottom w:val="single" w:sz="8" w:space="0" w:color="auto"/>
              <w:right w:val="single" w:sz="8" w:space="0" w:color="auto"/>
            </w:tcBorders>
            <w:tcMar>
              <w:top w:w="15" w:type="dxa"/>
              <w:left w:w="15" w:type="dxa"/>
              <w:right w:w="15" w:type="dxa"/>
            </w:tcMar>
            <w:vAlign w:val="center"/>
          </w:tcPr>
          <w:p w14:paraId="64AE2CF9" w14:textId="6D8364E7" w:rsidR="6CFDE0A7" w:rsidRDefault="6CFDE0A7" w:rsidP="6CFDE0A7">
            <w:pPr>
              <w:jc w:val="center"/>
              <w:rPr>
                <w:rFonts w:ascii="Times New Roman" w:eastAsia="Times New Roman" w:hAnsi="Times New Roman" w:cs="Times New Roman"/>
                <w:b/>
                <w:bCs/>
                <w:color w:val="FF0000"/>
                <w:sz w:val="24"/>
                <w:szCs w:val="24"/>
              </w:rPr>
            </w:pPr>
            <w:r w:rsidRPr="6CFDE0A7">
              <w:rPr>
                <w:rFonts w:ascii="Times New Roman" w:eastAsia="Times New Roman" w:hAnsi="Times New Roman" w:cs="Times New Roman"/>
                <w:b/>
                <w:bCs/>
                <w:color w:val="FF0000"/>
                <w:sz w:val="24"/>
                <w:szCs w:val="24"/>
              </w:rPr>
              <w:t>2.99</w:t>
            </w:r>
          </w:p>
        </w:tc>
        <w:tc>
          <w:tcPr>
            <w:tcW w:w="1405" w:type="dxa"/>
            <w:tcBorders>
              <w:top w:val="single" w:sz="4" w:space="0" w:color="auto"/>
              <w:left w:val="single" w:sz="8" w:space="0" w:color="auto"/>
              <w:bottom w:val="single" w:sz="8" w:space="0" w:color="auto"/>
              <w:right w:val="single" w:sz="8" w:space="0" w:color="auto"/>
            </w:tcBorders>
            <w:tcMar>
              <w:top w:w="15" w:type="dxa"/>
              <w:left w:w="15" w:type="dxa"/>
              <w:right w:w="15" w:type="dxa"/>
            </w:tcMar>
            <w:vAlign w:val="center"/>
          </w:tcPr>
          <w:p w14:paraId="5AFCA29B" w14:textId="68D714C5" w:rsidR="6CFDE0A7" w:rsidRDefault="6CFDE0A7" w:rsidP="6CFDE0A7">
            <w:pPr>
              <w:jc w:val="center"/>
              <w:rPr>
                <w:rFonts w:ascii="Times New Roman" w:eastAsia="Times New Roman" w:hAnsi="Times New Roman" w:cs="Times New Roman"/>
                <w:b/>
                <w:bCs/>
                <w:color w:val="FF0000"/>
                <w:sz w:val="24"/>
                <w:szCs w:val="24"/>
              </w:rPr>
            </w:pPr>
            <w:r w:rsidRPr="6CFDE0A7">
              <w:rPr>
                <w:rFonts w:ascii="Times New Roman" w:eastAsia="Times New Roman" w:hAnsi="Times New Roman" w:cs="Times New Roman"/>
                <w:b/>
                <w:bCs/>
                <w:color w:val="FF0000"/>
                <w:sz w:val="24"/>
                <w:szCs w:val="24"/>
              </w:rPr>
              <w:t>300</w:t>
            </w:r>
          </w:p>
        </w:tc>
      </w:tr>
    </w:tbl>
    <w:p w14:paraId="1700EDFB" w14:textId="3950E834" w:rsidR="6CFDE0A7" w:rsidRDefault="6CFDE0A7" w:rsidP="6CFDE0A7">
      <w:pPr>
        <w:rPr>
          <w:rFonts w:ascii="Times New Roman" w:eastAsia="Times New Roman" w:hAnsi="Times New Roman" w:cs="Times New Roman"/>
          <w:sz w:val="24"/>
          <w:szCs w:val="24"/>
        </w:rPr>
      </w:pPr>
    </w:p>
    <w:p w14:paraId="23E0CC9F" w14:textId="1596AD2E" w:rsidR="7ECDC389" w:rsidRDefault="7ECDC389" w:rsidP="0018764F">
      <w:pPr>
        <w:pStyle w:val="ListParagraph"/>
        <w:numPr>
          <w:ilvl w:val="0"/>
          <w:numId w:val="17"/>
        </w:numPr>
        <w:rPr>
          <w:rFonts w:ascii="Times New Roman" w:eastAsia="Times New Roman" w:hAnsi="Times New Roman" w:cs="Times New Roman"/>
          <w:b/>
          <w:bCs/>
          <w:i/>
          <w:iCs/>
          <w:sz w:val="24"/>
          <w:szCs w:val="24"/>
        </w:rPr>
      </w:pPr>
      <w:r w:rsidRPr="6CFDE0A7">
        <w:rPr>
          <w:rFonts w:ascii="Times New Roman" w:eastAsia="Times New Roman" w:hAnsi="Times New Roman" w:cs="Times New Roman"/>
          <w:b/>
          <w:bCs/>
          <w:i/>
          <w:iCs/>
          <w:sz w:val="24"/>
          <w:szCs w:val="24"/>
        </w:rPr>
        <w:t>Compare competitor’s concession stand – Chesterfield</w:t>
      </w:r>
    </w:p>
    <w:p w14:paraId="1B3FD04D" w14:textId="4FE421A3" w:rsidR="537BCAC5" w:rsidRDefault="537BCAC5" w:rsidP="6CFDE0A7">
      <w:pPr>
        <w:pStyle w:val="ListParagraph"/>
        <w:ind w:left="36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Chesterfield Parks, Recreation &amp; Arts Department usually have vendors apply to attend the events. The food price from vendors is normally much higher than ours</w:t>
      </w:r>
      <w:r w:rsidR="22E4C553" w:rsidRPr="6CFDE0A7">
        <w:rPr>
          <w:rFonts w:ascii="Times New Roman" w:eastAsia="Times New Roman" w:hAnsi="Times New Roman" w:cs="Times New Roman"/>
          <w:sz w:val="24"/>
          <w:szCs w:val="24"/>
        </w:rPr>
        <w:t>, which is between $7 to $11</w:t>
      </w:r>
      <w:r w:rsidR="61A534ED" w:rsidRPr="6CFDE0A7">
        <w:rPr>
          <w:rFonts w:ascii="Times New Roman" w:eastAsia="Times New Roman" w:hAnsi="Times New Roman" w:cs="Times New Roman"/>
          <w:sz w:val="24"/>
          <w:szCs w:val="24"/>
        </w:rPr>
        <w:t xml:space="preserve"> (</w:t>
      </w:r>
      <w:r w:rsidR="61A534ED" w:rsidRPr="6CFDE0A7">
        <w:rPr>
          <w:rFonts w:ascii="Times New Roman" w:eastAsia="Times New Roman" w:hAnsi="Times New Roman" w:cs="Times New Roman"/>
          <w:i/>
          <w:iCs/>
          <w:sz w:val="24"/>
          <w:szCs w:val="24"/>
        </w:rPr>
        <w:t xml:space="preserve">Log in or </w:t>
      </w:r>
      <w:proofErr w:type="gramStart"/>
      <w:r w:rsidR="61A534ED" w:rsidRPr="6CFDE0A7">
        <w:rPr>
          <w:rFonts w:ascii="Times New Roman" w:eastAsia="Times New Roman" w:hAnsi="Times New Roman" w:cs="Times New Roman"/>
          <w:i/>
          <w:iCs/>
          <w:sz w:val="24"/>
          <w:szCs w:val="24"/>
        </w:rPr>
        <w:t>Sign</w:t>
      </w:r>
      <w:proofErr w:type="gramEnd"/>
      <w:r w:rsidR="61A534ED" w:rsidRPr="6CFDE0A7">
        <w:rPr>
          <w:rFonts w:ascii="Times New Roman" w:eastAsia="Times New Roman" w:hAnsi="Times New Roman" w:cs="Times New Roman"/>
          <w:i/>
          <w:iCs/>
          <w:sz w:val="24"/>
          <w:szCs w:val="24"/>
        </w:rPr>
        <w:t xml:space="preserve"> up to View</w:t>
      </w:r>
      <w:r w:rsidR="61A534ED" w:rsidRPr="6CFDE0A7">
        <w:rPr>
          <w:rFonts w:ascii="Times New Roman" w:eastAsia="Times New Roman" w:hAnsi="Times New Roman" w:cs="Times New Roman"/>
          <w:sz w:val="24"/>
          <w:szCs w:val="24"/>
        </w:rPr>
        <w:t>, n.d.-d)</w:t>
      </w:r>
      <w:r w:rsidRPr="6CFDE0A7">
        <w:rPr>
          <w:rFonts w:ascii="Times New Roman" w:eastAsia="Times New Roman" w:hAnsi="Times New Roman" w:cs="Times New Roman"/>
          <w:sz w:val="24"/>
          <w:szCs w:val="24"/>
        </w:rPr>
        <w:t>.</w:t>
      </w:r>
      <w:r w:rsidR="1D1DEB7A" w:rsidRPr="6CFDE0A7">
        <w:rPr>
          <w:rFonts w:ascii="Times New Roman" w:eastAsia="Times New Roman" w:hAnsi="Times New Roman" w:cs="Times New Roman"/>
          <w:sz w:val="24"/>
          <w:szCs w:val="24"/>
        </w:rPr>
        <w:t xml:space="preserve"> Yet this price is from year 2018, which is outdated. </w:t>
      </w:r>
    </w:p>
    <w:p w14:paraId="5A097037" w14:textId="308465D8" w:rsidR="6CFDE0A7" w:rsidRDefault="6CFDE0A7" w:rsidP="6CFDE0A7">
      <w:pPr>
        <w:pStyle w:val="ListParagraph"/>
        <w:ind w:left="360"/>
        <w:rPr>
          <w:rFonts w:ascii="Times New Roman" w:eastAsia="Times New Roman" w:hAnsi="Times New Roman" w:cs="Times New Roman"/>
          <w:b/>
          <w:bCs/>
          <w:i/>
          <w:iCs/>
          <w:sz w:val="24"/>
          <w:szCs w:val="24"/>
        </w:rPr>
      </w:pPr>
    </w:p>
    <w:p w14:paraId="305490A9" w14:textId="62102DC0" w:rsidR="404739B2" w:rsidRDefault="4DECCF8C" w:rsidP="0018764F">
      <w:pPr>
        <w:pStyle w:val="ListParagraph"/>
        <w:numPr>
          <w:ilvl w:val="0"/>
          <w:numId w:val="26"/>
        </w:numPr>
        <w:jc w:val="both"/>
        <w:rPr>
          <w:rFonts w:ascii="Times New Roman" w:eastAsia="Times New Roman" w:hAnsi="Times New Roman" w:cs="Times New Roman"/>
          <w:b/>
          <w:bCs/>
          <w:i/>
          <w:iCs/>
          <w:sz w:val="24"/>
          <w:szCs w:val="24"/>
        </w:rPr>
      </w:pPr>
      <w:r w:rsidRPr="6CFDE0A7">
        <w:rPr>
          <w:rFonts w:ascii="Times New Roman" w:eastAsia="Times New Roman" w:hAnsi="Times New Roman" w:cs="Times New Roman"/>
          <w:b/>
          <w:bCs/>
          <w:i/>
          <w:iCs/>
          <w:sz w:val="24"/>
          <w:szCs w:val="24"/>
        </w:rPr>
        <w:t>-</w:t>
      </w:r>
      <w:r w:rsidR="16C1E1C3" w:rsidRPr="6CFDE0A7">
        <w:rPr>
          <w:rFonts w:ascii="Times New Roman" w:eastAsia="Times New Roman" w:hAnsi="Times New Roman" w:cs="Times New Roman"/>
          <w:b/>
          <w:bCs/>
          <w:i/>
          <w:iCs/>
          <w:sz w:val="24"/>
          <w:szCs w:val="24"/>
        </w:rPr>
        <w:t xml:space="preserve"> </w:t>
      </w:r>
      <w:r w:rsidRPr="6CFDE0A7">
        <w:rPr>
          <w:rFonts w:ascii="Times New Roman" w:eastAsia="Times New Roman" w:hAnsi="Times New Roman" w:cs="Times New Roman"/>
          <w:b/>
          <w:bCs/>
          <w:i/>
          <w:iCs/>
          <w:sz w:val="24"/>
          <w:szCs w:val="24"/>
        </w:rPr>
        <w:t>Supplier Managemen</w:t>
      </w:r>
      <w:r w:rsidR="381164A3" w:rsidRPr="6CFDE0A7">
        <w:rPr>
          <w:rFonts w:ascii="Times New Roman" w:eastAsia="Times New Roman" w:hAnsi="Times New Roman" w:cs="Times New Roman"/>
          <w:b/>
          <w:bCs/>
          <w:i/>
          <w:iCs/>
          <w:sz w:val="24"/>
          <w:szCs w:val="24"/>
        </w:rPr>
        <w:t>t</w:t>
      </w:r>
    </w:p>
    <w:p w14:paraId="2FBC5702" w14:textId="53C8C5A6" w:rsidR="408238F2" w:rsidRDefault="408238F2"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Supplier management involves managing supplier relationships to ensure efficient and effective goods and services flow into an organization. It includes various activities like sourcing, selecting, negotiating, collaborating, and contract management to meet organizational objectives. Effective supplier management is crucial in improving supply chain, reducing costs, enhancing quality, and timely delivery. It involves aspects such as risk management, evaluating supplier performance, and contract management. A well-managed supplier network can give an organization a competitive edge in terms of cost, quality, and delivery, leading to overall success.</w:t>
      </w:r>
    </w:p>
    <w:p w14:paraId="15272069" w14:textId="610894E1" w:rsidR="408238F2" w:rsidRDefault="408238F2"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Center faces challenges and opportunities for improvement in supplier management. The report below discusses the issues related to supplier management identified in the context.</w:t>
      </w:r>
    </w:p>
    <w:p w14:paraId="74E74EE5" w14:textId="069E4A5C" w:rsidR="3174CF95" w:rsidRDefault="3174CF95" w:rsidP="0018764F">
      <w:pPr>
        <w:pStyle w:val="ListParagraph"/>
        <w:numPr>
          <w:ilvl w:val="0"/>
          <w:numId w:val="7"/>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Bullwhip Effect: Pepsi's online ordering option may lead to the bullwhip effect, causing inventory and supply chain issues.</w:t>
      </w:r>
    </w:p>
    <w:p w14:paraId="517DF087" w14:textId="132D2B3C" w:rsidR="3174CF95" w:rsidRDefault="3174CF95" w:rsidP="0018764F">
      <w:pPr>
        <w:pStyle w:val="ListParagraph"/>
        <w:numPr>
          <w:ilvl w:val="0"/>
          <w:numId w:val="7"/>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Inventory Issue with </w:t>
      </w:r>
      <w:proofErr w:type="spellStart"/>
      <w:r w:rsidRPr="6CFDE0A7">
        <w:rPr>
          <w:rFonts w:ascii="Times New Roman" w:eastAsia="Times New Roman" w:hAnsi="Times New Roman" w:cs="Times New Roman"/>
          <w:sz w:val="24"/>
          <w:szCs w:val="24"/>
        </w:rPr>
        <w:t>Cambell</w:t>
      </w:r>
      <w:proofErr w:type="spellEnd"/>
      <w:r w:rsidRPr="6CFDE0A7">
        <w:rPr>
          <w:rFonts w:ascii="Times New Roman" w:eastAsia="Times New Roman" w:hAnsi="Times New Roman" w:cs="Times New Roman"/>
          <w:sz w:val="24"/>
          <w:szCs w:val="24"/>
        </w:rPr>
        <w:t xml:space="preserve"> Soup: The center may face inventory issues due to </w:t>
      </w:r>
      <w:proofErr w:type="spellStart"/>
      <w:r w:rsidRPr="6CFDE0A7">
        <w:rPr>
          <w:rFonts w:ascii="Times New Roman" w:eastAsia="Times New Roman" w:hAnsi="Times New Roman" w:cs="Times New Roman"/>
          <w:sz w:val="24"/>
          <w:szCs w:val="24"/>
        </w:rPr>
        <w:t>Cambell's</w:t>
      </w:r>
      <w:proofErr w:type="spellEnd"/>
      <w:r w:rsidRPr="6CFDE0A7">
        <w:rPr>
          <w:rFonts w:ascii="Times New Roman" w:eastAsia="Times New Roman" w:hAnsi="Times New Roman" w:cs="Times New Roman"/>
          <w:sz w:val="24"/>
          <w:szCs w:val="24"/>
        </w:rPr>
        <w:t xml:space="preserve"> ordering approach.</w:t>
      </w:r>
    </w:p>
    <w:p w14:paraId="15B92831" w14:textId="6CC16877" w:rsidR="3174CF95" w:rsidRDefault="3174CF95" w:rsidP="0018764F">
      <w:pPr>
        <w:pStyle w:val="ListParagraph"/>
        <w:numPr>
          <w:ilvl w:val="0"/>
          <w:numId w:val="7"/>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Ice Cream Cup Material Shortage: The center may need to explore alternative suppliers or consider making ice cream cups from scratch in case of a material shortage.</w:t>
      </w:r>
    </w:p>
    <w:p w14:paraId="644FFE84" w14:textId="76B25460" w:rsidR="3174CF95" w:rsidRDefault="3174CF95" w:rsidP="0018764F">
      <w:pPr>
        <w:pStyle w:val="ListParagraph"/>
        <w:numPr>
          <w:ilvl w:val="0"/>
          <w:numId w:val="7"/>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Late Delivery: The center may have to purchase similar items from local stores or inform customers of out-of-stock items if there is a delay in delivery.</w:t>
      </w:r>
    </w:p>
    <w:p w14:paraId="686196B6" w14:textId="0BA70CDB" w:rsidR="3174CF95" w:rsidRDefault="3174CF95" w:rsidP="0018764F">
      <w:pPr>
        <w:pStyle w:val="ListParagraph"/>
        <w:numPr>
          <w:ilvl w:val="0"/>
          <w:numId w:val="7"/>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Slush: A contingency plan is necessary to address stockouts of this irreplaceable item.</w:t>
      </w:r>
    </w:p>
    <w:p w14:paraId="79007492" w14:textId="23CC507B" w:rsidR="3174CF95" w:rsidRDefault="3174CF95" w:rsidP="0018764F">
      <w:pPr>
        <w:pStyle w:val="ListParagraph"/>
        <w:numPr>
          <w:ilvl w:val="0"/>
          <w:numId w:val="7"/>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Accuracy of Orders: The beer company requires a 100% accurate order, which calls for clear communication channels with suppliers and accurate information on order quantities and specifications.</w:t>
      </w:r>
    </w:p>
    <w:p w14:paraId="2B664BEA" w14:textId="46F2A644" w:rsidR="7C6A512D" w:rsidRDefault="7C6A512D" w:rsidP="6CFDE0A7">
      <w:pPr>
        <w:jc w:val="both"/>
        <w:rPr>
          <w:rFonts w:ascii="Times New Roman" w:eastAsia="Times New Roman" w:hAnsi="Times New Roman" w:cs="Times New Roman"/>
          <w:b/>
          <w:bCs/>
          <w:sz w:val="24"/>
          <w:szCs w:val="24"/>
          <w:u w:val="single"/>
        </w:rPr>
      </w:pPr>
      <w:r w:rsidRPr="6CFDE0A7">
        <w:rPr>
          <w:rFonts w:ascii="Times New Roman" w:eastAsia="Times New Roman" w:hAnsi="Times New Roman" w:cs="Times New Roman"/>
          <w:b/>
          <w:bCs/>
          <w:sz w:val="24"/>
          <w:szCs w:val="24"/>
          <w:u w:val="single"/>
        </w:rPr>
        <w:t xml:space="preserve">Options for New </w:t>
      </w:r>
      <w:proofErr w:type="spellStart"/>
      <w:r w:rsidRPr="6CFDE0A7">
        <w:rPr>
          <w:rFonts w:ascii="Times New Roman" w:eastAsia="Times New Roman" w:hAnsi="Times New Roman" w:cs="Times New Roman"/>
          <w:b/>
          <w:bCs/>
          <w:sz w:val="24"/>
          <w:szCs w:val="24"/>
          <w:u w:val="single"/>
        </w:rPr>
        <w:t>Melle</w:t>
      </w:r>
      <w:proofErr w:type="spellEnd"/>
      <w:r w:rsidRPr="6CFDE0A7">
        <w:rPr>
          <w:rFonts w:ascii="Times New Roman" w:eastAsia="Times New Roman" w:hAnsi="Times New Roman" w:cs="Times New Roman"/>
          <w:b/>
          <w:bCs/>
          <w:sz w:val="24"/>
          <w:szCs w:val="24"/>
          <w:u w:val="single"/>
        </w:rPr>
        <w:t xml:space="preserve"> Sports and Recreation to ensure Supply</w:t>
      </w:r>
    </w:p>
    <w:p w14:paraId="29078359" w14:textId="0BDB9642" w:rsidR="1B22EF3C" w:rsidRDefault="1B22EF3C" w:rsidP="0018764F">
      <w:pPr>
        <w:pStyle w:val="ListParagraph"/>
        <w:numPr>
          <w:ilvl w:val="0"/>
          <w:numId w:val="8"/>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 xml:space="preserve">Monitor supplier performance: </w:t>
      </w:r>
      <w:r w:rsidR="6F1DCE01" w:rsidRPr="6CFDE0A7">
        <w:rPr>
          <w:rFonts w:ascii="Times New Roman" w:eastAsia="Times New Roman" w:hAnsi="Times New Roman" w:cs="Times New Roman"/>
          <w:sz w:val="24"/>
          <w:szCs w:val="24"/>
        </w:rPr>
        <w:t xml:space="preserve">context: </w:t>
      </w:r>
      <w:r w:rsidR="055F14C9" w:rsidRPr="6CFDE0A7">
        <w:rPr>
          <w:rFonts w:ascii="Times New Roman" w:eastAsia="Times New Roman" w:hAnsi="Times New Roman" w:cs="Times New Roman"/>
          <w:sz w:val="24"/>
          <w:szCs w:val="24"/>
        </w:rPr>
        <w:t>Regularly monitoring suppliers is critical for identifying improvement areas and ensuring contract compliance, including delivery times, product quality, and other metrics. To ensure timely delivery, it is important to monitor lead times for different items, such as three days for food orders, one day for slush, and two weeks for Pepsi. Minimum order requirements must be met, or the center may need to wait or pick up the goods themselves.</w:t>
      </w:r>
      <w:r w:rsidR="6F1DCE01" w:rsidRPr="6CFDE0A7">
        <w:rPr>
          <w:rFonts w:ascii="Times New Roman" w:eastAsia="Times New Roman" w:hAnsi="Times New Roman" w:cs="Times New Roman"/>
          <w:sz w:val="24"/>
          <w:szCs w:val="24"/>
        </w:rPr>
        <w:t xml:space="preserve"> </w:t>
      </w:r>
      <w:r w:rsidR="1D297D68" w:rsidRPr="6CFDE0A7">
        <w:rPr>
          <w:rFonts w:ascii="Times New Roman" w:eastAsia="Times New Roman" w:hAnsi="Times New Roman" w:cs="Times New Roman"/>
          <w:sz w:val="24"/>
          <w:szCs w:val="24"/>
        </w:rPr>
        <w:t>(Thomas, 2022)</w:t>
      </w:r>
      <w:r w:rsidR="5E21A532" w:rsidRPr="6CFDE0A7">
        <w:rPr>
          <w:rFonts w:ascii="Times New Roman" w:eastAsia="Times New Roman" w:hAnsi="Times New Roman" w:cs="Times New Roman"/>
          <w:sz w:val="24"/>
          <w:szCs w:val="24"/>
        </w:rPr>
        <w:t>.</w:t>
      </w:r>
    </w:p>
    <w:p w14:paraId="76D7B802" w14:textId="0EAB06FF" w:rsidR="5CC98038" w:rsidRDefault="5CC98038" w:rsidP="0018764F">
      <w:pPr>
        <w:pStyle w:val="ListParagraph"/>
        <w:numPr>
          <w:ilvl w:val="0"/>
          <w:numId w:val="8"/>
        </w:num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Establish clear expectations: New </w:t>
      </w:r>
      <w:proofErr w:type="spellStart"/>
      <w:r w:rsidR="684D8E1D" w:rsidRPr="6CFDE0A7">
        <w:rPr>
          <w:rFonts w:ascii="Times New Roman" w:eastAsia="Times New Roman" w:hAnsi="Times New Roman" w:cs="Times New Roman"/>
          <w:sz w:val="24"/>
          <w:szCs w:val="24"/>
        </w:rPr>
        <w:t>Melle</w:t>
      </w:r>
      <w:proofErr w:type="spellEnd"/>
      <w:r w:rsidR="684D8E1D" w:rsidRPr="6CFDE0A7">
        <w:rPr>
          <w:rFonts w:ascii="Times New Roman" w:eastAsia="Times New Roman" w:hAnsi="Times New Roman" w:cs="Times New Roman"/>
          <w:sz w:val="24"/>
          <w:szCs w:val="24"/>
        </w:rPr>
        <w:t xml:space="preserve"> Sports and Recreation Center should communicate their expectations to suppliers about product quality, delivery times, and other performance metrics. They need to manage orders and inventory correctly and consider lead times for each product when planning orders and inventory levels to avoid stockouts and delivery delays. This can enhance customer satisfaction and lower expenses related to stockouts and emergency orders. Effective lead time management can help guarantee enough inventory to fulfill client demand.</w:t>
      </w:r>
    </w:p>
    <w:p w14:paraId="02B69984" w14:textId="34C3B1C5" w:rsidR="4820A7A7" w:rsidRDefault="4820A7A7" w:rsidP="0018764F">
      <w:pPr>
        <w:pStyle w:val="ListParagraph"/>
        <w:numPr>
          <w:ilvl w:val="0"/>
          <w:numId w:val="8"/>
        </w:num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Make Some Items from Scratch: </w:t>
      </w:r>
      <w:r w:rsidR="208BDCEB" w:rsidRPr="6CFDE0A7">
        <w:rPr>
          <w:rFonts w:ascii="Times New Roman" w:eastAsia="Times New Roman" w:hAnsi="Times New Roman" w:cs="Times New Roman"/>
          <w:sz w:val="24"/>
          <w:szCs w:val="24"/>
        </w:rPr>
        <w:t>To tackle the challenges related to inventory and supply chain, the center may consider producing some items from scratch. Although this approach could lead to cost savings, the center must carefully evaluate the time and resources required for the production process.</w:t>
      </w:r>
    </w:p>
    <w:p w14:paraId="5C06D6FD" w14:textId="02C47840" w:rsidR="39A5A986" w:rsidRDefault="39A5A986" w:rsidP="0018764F">
      <w:pPr>
        <w:pStyle w:val="ListParagraph"/>
        <w:numPr>
          <w:ilvl w:val="0"/>
          <w:numId w:val="8"/>
        </w:num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Negotiate favorable terms: Negotiating favorable terms with suppliers, such as volume discounts or extended payment periods, can help reduce costs and improve cash flow.</w:t>
      </w:r>
    </w:p>
    <w:p w14:paraId="1DF0A85E" w14:textId="24E7FA18" w:rsidR="39A5A986" w:rsidRDefault="39A5A986" w:rsidP="0018764F">
      <w:pPr>
        <w:pStyle w:val="ListParagraph"/>
        <w:numPr>
          <w:ilvl w:val="0"/>
          <w:numId w:val="8"/>
        </w:num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Foster collaboration: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should foster collaboration with suppliers to build strong relationships and promote innovation. This can involve collaborating on product development, sharing information and resources, and exploring opportunities for mutual benefit.</w:t>
      </w:r>
    </w:p>
    <w:p w14:paraId="23DD94B3" w14:textId="142C8FD7" w:rsidR="39A5A986" w:rsidRDefault="39A5A986" w:rsidP="0018764F">
      <w:pPr>
        <w:pStyle w:val="ListParagraph"/>
        <w:numPr>
          <w:ilvl w:val="0"/>
          <w:numId w:val="8"/>
        </w:num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Diversify the supplier base: To reduce the risk of supply chain disruptions,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should consider engaging multiple suppliers for each product category. This can help ensure that there are alternative sources of supply available in case one supplier is unable to deliver.</w:t>
      </w:r>
    </w:p>
    <w:p w14:paraId="73977325" w14:textId="32DF3169" w:rsidR="39A5A986" w:rsidRDefault="39A5A986" w:rsidP="0018764F">
      <w:pPr>
        <w:pStyle w:val="ListParagraph"/>
        <w:numPr>
          <w:ilvl w:val="0"/>
          <w:numId w:val="8"/>
        </w:num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Implement a just-in-time (JIT) inventory system: A JIT system can help minimize inventory holding costs and reduce the risk of spoilage or waste. Under this system, inventory levels are kept low, and products are only ordered from suppliers when needed, based on current demand.</w:t>
      </w:r>
    </w:p>
    <w:p w14:paraId="21B0F2DF" w14:textId="28ECB36C" w:rsidR="39A5A986" w:rsidRDefault="39A5A986" w:rsidP="0018764F">
      <w:pPr>
        <w:pStyle w:val="ListParagraph"/>
        <w:numPr>
          <w:ilvl w:val="0"/>
          <w:numId w:val="8"/>
        </w:num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Utilize technology to streamline the procurement process: Technology such as procurement software can help streamline the procurement process, reducing administrative burden and improving accuracy. This can also provide real-time visibility into inventory levels and supplier performance.</w:t>
      </w:r>
    </w:p>
    <w:p w14:paraId="0609BC4C" w14:textId="0FA44E1A" w:rsidR="39A5A986" w:rsidRDefault="39A5A986" w:rsidP="0018764F">
      <w:pPr>
        <w:pStyle w:val="ListParagraph"/>
        <w:numPr>
          <w:ilvl w:val="0"/>
          <w:numId w:val="8"/>
        </w:num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Consider implementing a vendor managed inventory (VMI) system: Under a VMI system, suppliers manage inventory levels at the concession stand, and products are automatically restocked when inventory levels fall below a certain threshold. This can help reduce </w:t>
      </w:r>
      <w:r w:rsidR="01862DE3" w:rsidRPr="6CFDE0A7">
        <w:rPr>
          <w:rFonts w:ascii="Times New Roman" w:eastAsia="Times New Roman" w:hAnsi="Times New Roman" w:cs="Times New Roman"/>
          <w:sz w:val="24"/>
          <w:szCs w:val="24"/>
        </w:rPr>
        <w:t>the administrative</w:t>
      </w:r>
      <w:r w:rsidRPr="6CFDE0A7">
        <w:rPr>
          <w:rFonts w:ascii="Times New Roman" w:eastAsia="Times New Roman" w:hAnsi="Times New Roman" w:cs="Times New Roman"/>
          <w:sz w:val="24"/>
          <w:szCs w:val="24"/>
        </w:rPr>
        <w:t xml:space="preserve"> burden and ensure timely delivery of products.</w:t>
      </w:r>
    </w:p>
    <w:p w14:paraId="4C31DCEE" w14:textId="133F1F6D" w:rsidR="06C9180A" w:rsidRPr="00B9372A" w:rsidRDefault="06C9180A" w:rsidP="6CFDE0A7">
      <w:pPr>
        <w:spacing w:line="257" w:lineRule="auto"/>
        <w:jc w:val="both"/>
        <w:rPr>
          <w:rFonts w:ascii="Times New Roman" w:eastAsia="Times New Roman" w:hAnsi="Times New Roman" w:cs="Times New Roman"/>
          <w:b/>
          <w:bCs/>
          <w:sz w:val="24"/>
          <w:szCs w:val="24"/>
        </w:rPr>
      </w:pPr>
      <w:r w:rsidRPr="00B9372A">
        <w:rPr>
          <w:rFonts w:ascii="Times New Roman" w:eastAsia="Times New Roman" w:hAnsi="Times New Roman" w:cs="Times New Roman"/>
          <w:b/>
          <w:bCs/>
          <w:sz w:val="24"/>
          <w:szCs w:val="24"/>
        </w:rPr>
        <w:t xml:space="preserve">Options New </w:t>
      </w:r>
      <w:proofErr w:type="spellStart"/>
      <w:r w:rsidRPr="00B9372A">
        <w:rPr>
          <w:rFonts w:ascii="Times New Roman" w:eastAsia="Times New Roman" w:hAnsi="Times New Roman" w:cs="Times New Roman"/>
          <w:b/>
          <w:bCs/>
          <w:sz w:val="24"/>
          <w:szCs w:val="24"/>
        </w:rPr>
        <w:t>Melle</w:t>
      </w:r>
      <w:proofErr w:type="spellEnd"/>
      <w:r w:rsidRPr="00B9372A">
        <w:rPr>
          <w:rFonts w:ascii="Times New Roman" w:eastAsia="Times New Roman" w:hAnsi="Times New Roman" w:cs="Times New Roman"/>
          <w:b/>
          <w:bCs/>
          <w:sz w:val="24"/>
          <w:szCs w:val="24"/>
        </w:rPr>
        <w:t xml:space="preserve"> Sports and Recreation should use in managing supply with companies that provide supply</w:t>
      </w:r>
      <w:r w:rsidR="00B9372A">
        <w:rPr>
          <w:rFonts w:ascii="Times New Roman" w:eastAsia="Times New Roman" w:hAnsi="Times New Roman" w:cs="Times New Roman"/>
          <w:b/>
          <w:bCs/>
          <w:sz w:val="24"/>
          <w:szCs w:val="24"/>
        </w:rPr>
        <w:t>:</w:t>
      </w:r>
    </w:p>
    <w:p w14:paraId="7E4CC7AF" w14:textId="4428529A" w:rsidR="2E043FC4" w:rsidRDefault="2E043FC4" w:rsidP="0018764F">
      <w:pPr>
        <w:pStyle w:val="ListParagraph"/>
        <w:numPr>
          <w:ilvl w:val="0"/>
          <w:numId w:val="6"/>
        </w:num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 xml:space="preserve">Set up recurring orders: Setting up recurring orders for regularly consumed products can help ensure a steady supply of products and reduce the risk of stockouts. This can benefit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by providing a more reliable supply chain, reducing the risk of running out of products during peak demand periods, and freeing up time and resources that would otherwise be spent placing orders manually.</w:t>
      </w:r>
    </w:p>
    <w:p w14:paraId="62715CD0" w14:textId="11BDD079" w:rsidR="2E043FC4" w:rsidRDefault="2E043FC4" w:rsidP="0018764F">
      <w:pPr>
        <w:pStyle w:val="ListParagraph"/>
        <w:numPr>
          <w:ilvl w:val="0"/>
          <w:numId w:val="6"/>
        </w:num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Implement a vendor managed inventory (VMI) system: Implementing a VMI system can help reduce administrative burden and ensure timely delivery of products. This can benefit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by reducing the need for manual inventory tracking, ensuring that products are available when needed, and improving overall supply chain efficiency.</w:t>
      </w:r>
    </w:p>
    <w:p w14:paraId="18303B18" w14:textId="1DC0C5EB" w:rsidR="2E043FC4" w:rsidRDefault="2E043FC4" w:rsidP="0018764F">
      <w:pPr>
        <w:pStyle w:val="ListParagraph"/>
        <w:numPr>
          <w:ilvl w:val="0"/>
          <w:numId w:val="6"/>
        </w:num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Implement a just-in-time (JIT) inventory system: Implementing a JIT system can help minimize inventory holding costs and reduce the risk of spoilage or waste. This can benefit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by reducing inventory costs, minimizing waste and spoilage, and improving cash flow.</w:t>
      </w:r>
    </w:p>
    <w:p w14:paraId="0C5C3B86" w14:textId="109536A3" w:rsidR="2E043FC4" w:rsidRDefault="2E043FC4" w:rsidP="0018764F">
      <w:pPr>
        <w:pStyle w:val="ListParagraph"/>
        <w:numPr>
          <w:ilvl w:val="0"/>
          <w:numId w:val="6"/>
        </w:num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Utilize electronic data interchange (EDI) systems: Utilizing EDI systems can help automate the procurement process and reduce errors and administrative burden. This can benefit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by improving overall supply chain efficiency, reducing errors and delays in the procurement process, and freeing up time and resources that would otherwise be spent on manual tasks.</w:t>
      </w:r>
    </w:p>
    <w:p w14:paraId="5E3A88AD" w14:textId="55B42F04" w:rsidR="2E043FC4" w:rsidRDefault="2E043FC4" w:rsidP="0018764F">
      <w:pPr>
        <w:pStyle w:val="ListParagraph"/>
        <w:numPr>
          <w:ilvl w:val="0"/>
          <w:numId w:val="6"/>
        </w:num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Establish a safety stock level: Establishing a safety stock level can help ensure a buffer against unexpected demand or supply disruptions. This can benefit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by reducing the risk of stockouts, improving overall supply chain reliability, and ensuring that products are available when needed.</w:t>
      </w:r>
    </w:p>
    <w:p w14:paraId="5A376661" w14:textId="4912FB70" w:rsidR="2E043FC4" w:rsidRDefault="2E043FC4" w:rsidP="0018764F">
      <w:pPr>
        <w:pStyle w:val="ListParagraph"/>
        <w:numPr>
          <w:ilvl w:val="0"/>
          <w:numId w:val="6"/>
        </w:num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Conduct regular supplier performance reviews: Conducting regular performance reviews can help ensure that suppliers are meeting quality and delivery standards and can identify opportunities for improvement. This can benefit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by ensuring that suppliers are meeting their contractual obligations, improving supplier relationships, and identifying opportunities for cost savings and process improvements.</w:t>
      </w:r>
    </w:p>
    <w:p w14:paraId="0CB3F599" w14:textId="19A3EE7F" w:rsidR="2E043FC4" w:rsidRDefault="2E043FC4" w:rsidP="0018764F">
      <w:pPr>
        <w:pStyle w:val="ListParagraph"/>
        <w:numPr>
          <w:ilvl w:val="0"/>
          <w:numId w:val="6"/>
        </w:num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Foster collaboration with suppliers: Fostering collaboration with suppliers can help build strong relationships and promote innovation. This can benefit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by improving supplier relationships, promoting new product development, and identifying opportunities for cost savings and process improvements.</w:t>
      </w:r>
    </w:p>
    <w:p w14:paraId="33DFF39D" w14:textId="216B32FF" w:rsidR="2E043FC4" w:rsidRDefault="2E043FC4" w:rsidP="0018764F">
      <w:pPr>
        <w:pStyle w:val="ListParagraph"/>
        <w:numPr>
          <w:ilvl w:val="0"/>
          <w:numId w:val="6"/>
        </w:num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Use predictive analytics: Using predictive analytics can help forecast demand for products and improve inventory management. This can benefit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by improving overall supply chain efficiency, reducing inventory costs, and ensuring that products are available when needed.</w:t>
      </w:r>
    </w:p>
    <w:p w14:paraId="18AB89CB" w14:textId="0A86D50A" w:rsidR="2E043FC4" w:rsidRDefault="2E043FC4" w:rsidP="0018764F">
      <w:pPr>
        <w:pStyle w:val="ListParagraph"/>
        <w:numPr>
          <w:ilvl w:val="0"/>
          <w:numId w:val="6"/>
        </w:num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Negotiate favorable payment terms: Negotiating favorable payment terms can help reduce the cost of goods and improve cash flow for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This can benefit the organization by improving overall financial performance and freeing up cash for other operational needs.</w:t>
      </w:r>
    </w:p>
    <w:p w14:paraId="775EDD12" w14:textId="77A563F9" w:rsidR="2E043FC4" w:rsidRDefault="2E043FC4" w:rsidP="0018764F">
      <w:pPr>
        <w:pStyle w:val="ListParagraph"/>
        <w:numPr>
          <w:ilvl w:val="0"/>
          <w:numId w:val="6"/>
        </w:numPr>
        <w:spacing w:line="257" w:lineRule="auto"/>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Establish clear communication channels with suppliers: Establishing clear communication channels can help ensure that suppliers understand the needs of the concession stand and can provide timely and accurate information. This can benefit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w:t>
      </w:r>
      <w:r w:rsidRPr="6CFDE0A7">
        <w:rPr>
          <w:rFonts w:ascii="Times New Roman" w:eastAsia="Times New Roman" w:hAnsi="Times New Roman" w:cs="Times New Roman"/>
          <w:sz w:val="24"/>
          <w:szCs w:val="24"/>
        </w:rPr>
        <w:lastRenderedPageBreak/>
        <w:t>Recreation by improving supplier relationships, reducing errors and delays in the procurement process, and ensuring that products are available when needed.</w:t>
      </w:r>
    </w:p>
    <w:p w14:paraId="1EF93D52" w14:textId="77777777" w:rsidR="00B9372A" w:rsidRDefault="00B9372A" w:rsidP="00B9372A">
      <w:pPr>
        <w:pStyle w:val="ListParagraph"/>
        <w:spacing w:line="257" w:lineRule="auto"/>
        <w:jc w:val="both"/>
        <w:rPr>
          <w:rFonts w:ascii="Times New Roman" w:eastAsia="Times New Roman" w:hAnsi="Times New Roman" w:cs="Times New Roman"/>
          <w:sz w:val="24"/>
          <w:szCs w:val="24"/>
        </w:rPr>
      </w:pPr>
    </w:p>
    <w:p w14:paraId="5184F688" w14:textId="039A6087" w:rsidR="4EDE465A" w:rsidRPr="00B9372A" w:rsidRDefault="4EDE465A" w:rsidP="6CFDE0A7">
      <w:pPr>
        <w:spacing w:line="257" w:lineRule="auto"/>
        <w:rPr>
          <w:rFonts w:ascii="Times New Roman" w:eastAsia="Times New Roman" w:hAnsi="Times New Roman" w:cs="Times New Roman"/>
          <w:sz w:val="24"/>
          <w:szCs w:val="24"/>
        </w:rPr>
      </w:pPr>
      <w:r w:rsidRPr="00B9372A">
        <w:rPr>
          <w:rFonts w:ascii="Times New Roman" w:eastAsia="Times New Roman" w:hAnsi="Times New Roman" w:cs="Times New Roman"/>
          <w:sz w:val="24"/>
          <w:szCs w:val="24"/>
        </w:rPr>
        <w:t>7.1</w:t>
      </w:r>
      <w:r w:rsidR="00B9372A" w:rsidRPr="00B9372A">
        <w:t xml:space="preserve"> </w:t>
      </w:r>
      <w:r w:rsidRPr="00B9372A">
        <w:rPr>
          <w:rFonts w:ascii="Times New Roman" w:eastAsia="Times New Roman" w:hAnsi="Times New Roman" w:cs="Times New Roman"/>
          <w:sz w:val="24"/>
          <w:szCs w:val="24"/>
        </w:rPr>
        <w:t>Order Quantity and Safety Stock</w:t>
      </w:r>
    </w:p>
    <w:p w14:paraId="4A9675D3" w14:textId="75178728" w:rsidR="50051338" w:rsidRDefault="0B00C801" w:rsidP="6CFDE0A7">
      <w:pPr>
        <w:pStyle w:val="ListParagraph"/>
        <w:spacing w:line="257" w:lineRule="auto"/>
        <w:ind w:left="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Options Listed above to ensure supply of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Food Supply at </w:t>
      </w:r>
      <w:r w:rsidR="6237A27E" w:rsidRPr="6CFDE0A7">
        <w:rPr>
          <w:rFonts w:ascii="Times New Roman" w:eastAsia="Times New Roman" w:hAnsi="Times New Roman" w:cs="Times New Roman"/>
          <w:sz w:val="24"/>
          <w:szCs w:val="24"/>
        </w:rPr>
        <w:t>the right quantity and at the right time can be easily handled if the below three things are know</w:t>
      </w:r>
      <w:r w:rsidR="1603899A" w:rsidRPr="6CFDE0A7">
        <w:rPr>
          <w:rFonts w:ascii="Times New Roman" w:eastAsia="Times New Roman" w:hAnsi="Times New Roman" w:cs="Times New Roman"/>
          <w:sz w:val="24"/>
          <w:szCs w:val="24"/>
        </w:rPr>
        <w:t>n:</w:t>
      </w:r>
    </w:p>
    <w:p w14:paraId="543C33EF" w14:textId="38B0F028" w:rsidR="1603899A" w:rsidRDefault="1603899A" w:rsidP="0018764F">
      <w:pPr>
        <w:pStyle w:val="ListParagraph"/>
        <w:numPr>
          <w:ilvl w:val="0"/>
          <w:numId w:val="2"/>
        </w:numPr>
        <w:spacing w:line="257" w:lineRule="auto"/>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How much to order</w:t>
      </w:r>
      <w:r w:rsidR="51BE9A96" w:rsidRPr="6CFDE0A7">
        <w:rPr>
          <w:rFonts w:ascii="Times New Roman" w:eastAsia="Times New Roman" w:hAnsi="Times New Roman" w:cs="Times New Roman"/>
          <w:sz w:val="24"/>
          <w:szCs w:val="24"/>
        </w:rPr>
        <w:t>- Order Quantity</w:t>
      </w:r>
    </w:p>
    <w:p w14:paraId="17BAAB91" w14:textId="68D3B06B" w:rsidR="631E5495" w:rsidRDefault="631E5495" w:rsidP="0018764F">
      <w:pPr>
        <w:pStyle w:val="ListParagraph"/>
        <w:numPr>
          <w:ilvl w:val="0"/>
          <w:numId w:val="2"/>
        </w:numPr>
        <w:spacing w:line="257" w:lineRule="auto"/>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How much safety stock is needed</w:t>
      </w:r>
      <w:r w:rsidR="3C1D33CF" w:rsidRPr="6CFDE0A7">
        <w:rPr>
          <w:rFonts w:ascii="Times New Roman" w:eastAsia="Times New Roman" w:hAnsi="Times New Roman" w:cs="Times New Roman"/>
          <w:sz w:val="24"/>
          <w:szCs w:val="24"/>
        </w:rPr>
        <w:t xml:space="preserve"> – Safety Stock</w:t>
      </w:r>
    </w:p>
    <w:p w14:paraId="1E7ED7EE" w14:textId="746B92BD" w:rsidR="1603899A" w:rsidRDefault="1603899A" w:rsidP="0018764F">
      <w:pPr>
        <w:pStyle w:val="ListParagraph"/>
        <w:numPr>
          <w:ilvl w:val="0"/>
          <w:numId w:val="2"/>
        </w:numPr>
        <w:spacing w:line="257" w:lineRule="auto"/>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When to Order</w:t>
      </w:r>
      <w:r w:rsidR="63E9F97E" w:rsidRPr="6CFDE0A7">
        <w:rPr>
          <w:rFonts w:ascii="Times New Roman" w:eastAsia="Times New Roman" w:hAnsi="Times New Roman" w:cs="Times New Roman"/>
          <w:sz w:val="24"/>
          <w:szCs w:val="24"/>
        </w:rPr>
        <w:t xml:space="preserve"> – Re-Order Point</w:t>
      </w:r>
    </w:p>
    <w:p w14:paraId="013EBF7D" w14:textId="7A10F79A" w:rsidR="1603899A" w:rsidRDefault="1603899A" w:rsidP="6CFDE0A7">
      <w:pPr>
        <w:spacing w:line="257" w:lineRule="auto"/>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We shall summarize the analysis with made answering the above three questions in </w:t>
      </w:r>
      <w:r w:rsidR="4B1CDA20" w:rsidRPr="6CFDE0A7">
        <w:rPr>
          <w:rFonts w:ascii="Times New Roman" w:eastAsia="Times New Roman" w:hAnsi="Times New Roman" w:cs="Times New Roman"/>
          <w:sz w:val="24"/>
          <w:szCs w:val="24"/>
        </w:rPr>
        <w:t>Table 14 below.</w:t>
      </w:r>
    </w:p>
    <w:p w14:paraId="06C0248B" w14:textId="658938C5" w:rsidR="4B1CDA20" w:rsidRDefault="4B1CDA20" w:rsidP="6CFDE0A7">
      <w:pPr>
        <w:spacing w:line="257" w:lineRule="auto"/>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Table 14 – Order Quantity and Safety Stock for NMSR Frequently Sold Items</w:t>
      </w:r>
    </w:p>
    <w:p w14:paraId="0DA4C4EE" w14:textId="36ED0EB5" w:rsidR="76155866" w:rsidRDefault="76155866" w:rsidP="6CFDE0A7">
      <w:pPr>
        <w:spacing w:line="257" w:lineRule="auto"/>
      </w:pPr>
      <w:r>
        <w:rPr>
          <w:noProof/>
        </w:rPr>
        <w:drawing>
          <wp:inline distT="0" distB="0" distL="0" distR="0" wp14:anchorId="7FCCA137" wp14:editId="41DE00C9">
            <wp:extent cx="6132957" cy="2428359"/>
            <wp:effectExtent l="0" t="0" r="0" b="0"/>
            <wp:docPr id="2084442639" name="Picture 208444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32957" cy="2428359"/>
                    </a:xfrm>
                    <a:prstGeom prst="rect">
                      <a:avLst/>
                    </a:prstGeom>
                  </pic:spPr>
                </pic:pic>
              </a:graphicData>
            </a:graphic>
          </wp:inline>
        </w:drawing>
      </w:r>
    </w:p>
    <w:p w14:paraId="11120940" w14:textId="1C0337AA" w:rsidR="76155866" w:rsidRDefault="76155866" w:rsidP="6CFDE0A7">
      <w:pPr>
        <w:spacing w:line="257" w:lineRule="auto"/>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We used the concession sales data of January 2023 to find the mean and standard deviation we used to calculate the above data.</w:t>
      </w:r>
    </w:p>
    <w:p w14:paraId="5E5C6F4D" w14:textId="6F7F64F3" w:rsidR="6CFDE0A7" w:rsidRDefault="6CFDE0A7" w:rsidP="6CFDE0A7">
      <w:pPr>
        <w:pStyle w:val="ListParagraph"/>
        <w:spacing w:line="257" w:lineRule="auto"/>
        <w:ind w:left="0"/>
        <w:rPr>
          <w:rFonts w:ascii="Calibri" w:eastAsia="Calibri" w:hAnsi="Calibri" w:cs="Calibri"/>
          <w:b/>
          <w:bCs/>
          <w:u w:val="single"/>
        </w:rPr>
      </w:pPr>
    </w:p>
    <w:p w14:paraId="7E1AC90A" w14:textId="147AE4D3" w:rsidR="00C445CE" w:rsidRDefault="4DECCF8C" w:rsidP="0018764F">
      <w:pPr>
        <w:pStyle w:val="ListParagraph"/>
        <w:numPr>
          <w:ilvl w:val="0"/>
          <w:numId w:val="26"/>
        </w:numPr>
        <w:rPr>
          <w:rFonts w:ascii="Times New Roman" w:eastAsia="Times New Roman" w:hAnsi="Times New Roman" w:cs="Times New Roman"/>
          <w:b/>
          <w:bCs/>
          <w:i/>
          <w:iCs/>
          <w:sz w:val="24"/>
          <w:szCs w:val="24"/>
        </w:rPr>
      </w:pPr>
      <w:r w:rsidRPr="6CFDE0A7">
        <w:rPr>
          <w:rFonts w:ascii="Times New Roman" w:eastAsia="Times New Roman" w:hAnsi="Times New Roman" w:cs="Times New Roman"/>
          <w:b/>
          <w:bCs/>
          <w:i/>
          <w:iCs/>
          <w:sz w:val="24"/>
          <w:szCs w:val="24"/>
        </w:rPr>
        <w:t>-Recommendations</w:t>
      </w:r>
    </w:p>
    <w:p w14:paraId="7A953FC9" w14:textId="35245E78" w:rsidR="00C445CE" w:rsidRDefault="06B666E7"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Establishment of low capital-intensive programs such as </w:t>
      </w:r>
      <w:r w:rsidR="3E01BAE8" w:rsidRPr="6CFDE0A7">
        <w:rPr>
          <w:rFonts w:ascii="Times New Roman" w:eastAsia="Times New Roman" w:hAnsi="Times New Roman" w:cs="Times New Roman"/>
          <w:sz w:val="24"/>
          <w:szCs w:val="24"/>
        </w:rPr>
        <w:t xml:space="preserve">Mind and Body programs such as meditation, mindfulness, and stress reduction as well as Senior Programs such as low-impact exercise classes </w:t>
      </w:r>
      <w:r w:rsidR="68420D58" w:rsidRPr="6CFDE0A7">
        <w:rPr>
          <w:rFonts w:ascii="Times New Roman" w:eastAsia="Times New Roman" w:hAnsi="Times New Roman" w:cs="Times New Roman"/>
          <w:sz w:val="24"/>
          <w:szCs w:val="24"/>
        </w:rPr>
        <w:t>can increase the capacity utilization of the activity center.</w:t>
      </w:r>
    </w:p>
    <w:p w14:paraId="6CFDCC27" w14:textId="0D3DCCB9" w:rsidR="00C445CE" w:rsidRDefault="68420D58"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Efficient Management of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inventory and suppliers can be improved by NMSR:</w:t>
      </w:r>
    </w:p>
    <w:p w14:paraId="411F8279" w14:textId="32B4AFB6" w:rsidR="00C445CE" w:rsidRDefault="68420D58" w:rsidP="0018764F">
      <w:pPr>
        <w:pStyle w:val="ListParagraph"/>
        <w:numPr>
          <w:ilvl w:val="0"/>
          <w:numId w:val="2"/>
        </w:numPr>
        <w:spacing w:line="257" w:lineRule="auto"/>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Knowing How much to order</w:t>
      </w:r>
      <w:r w:rsidR="01E06A56" w:rsidRPr="6CFDE0A7">
        <w:rPr>
          <w:rFonts w:ascii="Times New Roman" w:eastAsia="Times New Roman" w:hAnsi="Times New Roman" w:cs="Times New Roman"/>
          <w:sz w:val="24"/>
          <w:szCs w:val="24"/>
        </w:rPr>
        <w:t>:</w:t>
      </w:r>
      <w:r w:rsidR="79936884" w:rsidRPr="6CFDE0A7">
        <w:rPr>
          <w:rFonts w:ascii="Times New Roman" w:eastAsia="Times New Roman" w:hAnsi="Times New Roman" w:cs="Times New Roman"/>
          <w:sz w:val="24"/>
          <w:szCs w:val="24"/>
        </w:rPr>
        <w:t xml:space="preserve"> </w:t>
      </w:r>
      <w:r w:rsidRPr="6CFDE0A7">
        <w:rPr>
          <w:rFonts w:ascii="Times New Roman" w:eastAsia="Times New Roman" w:hAnsi="Times New Roman" w:cs="Times New Roman"/>
          <w:sz w:val="24"/>
          <w:szCs w:val="24"/>
        </w:rPr>
        <w:t>- Order Quantity</w:t>
      </w:r>
    </w:p>
    <w:p w14:paraId="2826A6CA" w14:textId="5EEF3B82" w:rsidR="00C445CE" w:rsidRDefault="68420D58" w:rsidP="0018764F">
      <w:pPr>
        <w:pStyle w:val="ListParagraph"/>
        <w:numPr>
          <w:ilvl w:val="0"/>
          <w:numId w:val="2"/>
        </w:numPr>
        <w:spacing w:line="257" w:lineRule="auto"/>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Knowing how much safety stock is needed</w:t>
      </w:r>
      <w:r w:rsidR="5BAD5576" w:rsidRPr="6CFDE0A7">
        <w:rPr>
          <w:rFonts w:ascii="Times New Roman" w:eastAsia="Times New Roman" w:hAnsi="Times New Roman" w:cs="Times New Roman"/>
          <w:sz w:val="24"/>
          <w:szCs w:val="24"/>
        </w:rPr>
        <w:t xml:space="preserve">: </w:t>
      </w:r>
      <w:r w:rsidRPr="6CFDE0A7">
        <w:rPr>
          <w:rFonts w:ascii="Times New Roman" w:eastAsia="Times New Roman" w:hAnsi="Times New Roman" w:cs="Times New Roman"/>
          <w:sz w:val="24"/>
          <w:szCs w:val="24"/>
        </w:rPr>
        <w:t xml:space="preserve"> – Safety Stock</w:t>
      </w:r>
    </w:p>
    <w:p w14:paraId="550972A6" w14:textId="5ED01F89" w:rsidR="00C445CE" w:rsidRDefault="68420D58" w:rsidP="0018764F">
      <w:pPr>
        <w:pStyle w:val="ListParagraph"/>
        <w:numPr>
          <w:ilvl w:val="0"/>
          <w:numId w:val="2"/>
        </w:numPr>
        <w:spacing w:line="257" w:lineRule="auto"/>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Knowing when to Order</w:t>
      </w:r>
      <w:r w:rsidR="2838A3C8" w:rsidRPr="6CFDE0A7">
        <w:rPr>
          <w:rFonts w:ascii="Times New Roman" w:eastAsia="Times New Roman" w:hAnsi="Times New Roman" w:cs="Times New Roman"/>
          <w:sz w:val="24"/>
          <w:szCs w:val="24"/>
        </w:rPr>
        <w:t>:</w:t>
      </w:r>
      <w:r w:rsidRPr="6CFDE0A7">
        <w:rPr>
          <w:rFonts w:ascii="Times New Roman" w:eastAsia="Times New Roman" w:hAnsi="Times New Roman" w:cs="Times New Roman"/>
          <w:sz w:val="24"/>
          <w:szCs w:val="24"/>
        </w:rPr>
        <w:t xml:space="preserve"> – Re-Order Point</w:t>
      </w:r>
    </w:p>
    <w:p w14:paraId="1E280BFD" w14:textId="2B02284C" w:rsidR="00C445CE" w:rsidRDefault="00C445CE" w:rsidP="6CFDE0A7">
      <w:pPr>
        <w:spacing w:line="257" w:lineRule="auto"/>
        <w:rPr>
          <w:rFonts w:ascii="Times New Roman" w:eastAsia="Times New Roman" w:hAnsi="Times New Roman" w:cs="Times New Roman"/>
          <w:sz w:val="24"/>
          <w:szCs w:val="24"/>
        </w:rPr>
      </w:pPr>
    </w:p>
    <w:p w14:paraId="1476BDFC" w14:textId="768A0C1F" w:rsidR="00C445CE" w:rsidRDefault="68420D58" w:rsidP="6CFDE0A7">
      <w:pPr>
        <w:spacing w:line="257" w:lineRule="auto"/>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 xml:space="preserve">Several new products can be introduced to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w:t>
      </w:r>
      <w:r w:rsidR="2CD62BB8" w:rsidRPr="6CFDE0A7">
        <w:rPr>
          <w:rFonts w:ascii="Times New Roman" w:eastAsia="Times New Roman" w:hAnsi="Times New Roman" w:cs="Times New Roman"/>
          <w:sz w:val="24"/>
          <w:szCs w:val="24"/>
        </w:rPr>
        <w:t>concession</w:t>
      </w:r>
      <w:r w:rsidRPr="6CFDE0A7">
        <w:rPr>
          <w:rFonts w:ascii="Times New Roman" w:eastAsia="Times New Roman" w:hAnsi="Times New Roman" w:cs="Times New Roman"/>
          <w:sz w:val="24"/>
          <w:szCs w:val="24"/>
        </w:rPr>
        <w:t xml:space="preserve"> stand to increase its profit generation. </w:t>
      </w:r>
      <w:r w:rsidR="699AC290" w:rsidRPr="6CFDE0A7">
        <w:rPr>
          <w:rFonts w:ascii="Times New Roman" w:eastAsia="Times New Roman" w:hAnsi="Times New Roman" w:cs="Times New Roman"/>
          <w:sz w:val="24"/>
          <w:szCs w:val="24"/>
        </w:rPr>
        <w:t>Cotton Candy with a profit margin of 300% is highly recommended.</w:t>
      </w:r>
    </w:p>
    <w:p w14:paraId="375305EC" w14:textId="5299A687" w:rsidR="00C445CE" w:rsidRDefault="699AC290" w:rsidP="6CFDE0A7">
      <w:pPr>
        <w:spacing w:line="257" w:lineRule="auto"/>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w:t>
      </w:r>
      <w:r w:rsidR="391D12E8" w:rsidRPr="6CFDE0A7">
        <w:rPr>
          <w:rFonts w:ascii="Times New Roman" w:eastAsia="Times New Roman" w:hAnsi="Times New Roman" w:cs="Times New Roman"/>
          <w:sz w:val="24"/>
          <w:szCs w:val="24"/>
        </w:rPr>
        <w:t>proposed</w:t>
      </w:r>
      <w:r w:rsidR="391D12E8" w:rsidRPr="6CFDE0A7">
        <w:rPr>
          <w:rFonts w:ascii="Times New Roman" w:eastAsia="Times New Roman" w:hAnsi="Times New Roman" w:cs="Times New Roman"/>
          <w:b/>
          <w:bCs/>
          <w:sz w:val="24"/>
          <w:szCs w:val="24"/>
          <w:u w:val="single"/>
        </w:rPr>
        <w:t xml:space="preserve"> </w:t>
      </w:r>
      <w:r w:rsidR="391D12E8" w:rsidRPr="6CFDE0A7">
        <w:rPr>
          <w:rFonts w:ascii="Times New Roman" w:eastAsia="Times New Roman" w:hAnsi="Times New Roman" w:cs="Times New Roman"/>
          <w:sz w:val="24"/>
          <w:szCs w:val="24"/>
        </w:rPr>
        <w:t>investment for LED light fixtures and mounting brackets installation on football fields has an ROI</w:t>
      </w:r>
      <w:r w:rsidR="391D12E8" w:rsidRPr="6CFDE0A7">
        <w:rPr>
          <w:rFonts w:ascii="Times New Roman" w:eastAsia="Times New Roman" w:hAnsi="Times New Roman" w:cs="Times New Roman"/>
          <w:b/>
          <w:bCs/>
          <w:sz w:val="24"/>
          <w:szCs w:val="24"/>
        </w:rPr>
        <w:t xml:space="preserve"> </w:t>
      </w:r>
      <w:r w:rsidR="391D12E8" w:rsidRPr="6CFDE0A7">
        <w:rPr>
          <w:rFonts w:ascii="Times New Roman" w:eastAsia="Times New Roman" w:hAnsi="Times New Roman" w:cs="Times New Roman"/>
          <w:sz w:val="24"/>
          <w:szCs w:val="24"/>
        </w:rPr>
        <w:t>of</w:t>
      </w:r>
      <w:r w:rsidR="391D12E8" w:rsidRPr="6CFDE0A7">
        <w:rPr>
          <w:rFonts w:ascii="Times New Roman" w:eastAsia="Times New Roman" w:hAnsi="Times New Roman" w:cs="Times New Roman"/>
          <w:b/>
          <w:bCs/>
          <w:sz w:val="24"/>
          <w:szCs w:val="24"/>
        </w:rPr>
        <w:t xml:space="preserve"> </w:t>
      </w:r>
      <w:r w:rsidR="391D12E8" w:rsidRPr="6CFDE0A7">
        <w:rPr>
          <w:rFonts w:ascii="Times New Roman" w:eastAsia="Times New Roman" w:hAnsi="Times New Roman" w:cs="Times New Roman"/>
          <w:sz w:val="24"/>
          <w:szCs w:val="24"/>
        </w:rPr>
        <w:t xml:space="preserve">36.69% and a payback period of 2.72 years. </w:t>
      </w:r>
      <w:r w:rsidR="0E89F48C" w:rsidRPr="6CFDE0A7">
        <w:rPr>
          <w:rFonts w:ascii="Times New Roman" w:eastAsia="Times New Roman" w:hAnsi="Times New Roman" w:cs="Times New Roman"/>
          <w:sz w:val="24"/>
          <w:szCs w:val="24"/>
        </w:rPr>
        <w:t>Also,</w:t>
      </w:r>
      <w:r w:rsidR="391D12E8" w:rsidRPr="6CFDE0A7">
        <w:rPr>
          <w:rFonts w:ascii="Times New Roman" w:eastAsia="Times New Roman" w:hAnsi="Times New Roman" w:cs="Times New Roman"/>
          <w:sz w:val="24"/>
          <w:szCs w:val="24"/>
        </w:rPr>
        <w:t xml:space="preserve"> the Net Present Value is</w:t>
      </w:r>
      <w:r w:rsidR="0D283116" w:rsidRPr="6CFDE0A7">
        <w:rPr>
          <w:rFonts w:ascii="Times New Roman" w:eastAsia="Times New Roman" w:hAnsi="Times New Roman" w:cs="Times New Roman"/>
          <w:sz w:val="24"/>
          <w:szCs w:val="24"/>
        </w:rPr>
        <w:t xml:space="preserve"> Negative. It does not look feasible for a </w:t>
      </w:r>
      <w:r w:rsidR="5A0287E5" w:rsidRPr="6CFDE0A7">
        <w:rPr>
          <w:rFonts w:ascii="Times New Roman" w:eastAsia="Times New Roman" w:hAnsi="Times New Roman" w:cs="Times New Roman"/>
          <w:sz w:val="24"/>
          <w:szCs w:val="24"/>
        </w:rPr>
        <w:t>Non-Profit</w:t>
      </w:r>
      <w:r w:rsidR="0D283116" w:rsidRPr="6CFDE0A7">
        <w:rPr>
          <w:rFonts w:ascii="Times New Roman" w:eastAsia="Times New Roman" w:hAnsi="Times New Roman" w:cs="Times New Roman"/>
          <w:sz w:val="24"/>
          <w:szCs w:val="24"/>
        </w:rPr>
        <w:t xml:space="preserve"> organization like </w:t>
      </w:r>
      <w:r w:rsidR="6DF47515" w:rsidRPr="6CFDE0A7">
        <w:rPr>
          <w:rFonts w:ascii="Times New Roman" w:eastAsia="Times New Roman" w:hAnsi="Times New Roman" w:cs="Times New Roman"/>
          <w:sz w:val="24"/>
          <w:szCs w:val="24"/>
        </w:rPr>
        <w:t>NMSR,</w:t>
      </w:r>
      <w:r w:rsidR="0D283116" w:rsidRPr="6CFDE0A7">
        <w:rPr>
          <w:rFonts w:ascii="Times New Roman" w:eastAsia="Times New Roman" w:hAnsi="Times New Roman" w:cs="Times New Roman"/>
          <w:sz w:val="24"/>
          <w:szCs w:val="24"/>
        </w:rPr>
        <w:t xml:space="preserve"> but a grant can help reduce the payback period.</w:t>
      </w:r>
    </w:p>
    <w:p w14:paraId="67E5D6C9" w14:textId="6528C7B7" w:rsidR="00C445CE" w:rsidRDefault="391D12E8" w:rsidP="6CFDE0A7">
      <w:pPr>
        <w:spacing w:line="257" w:lineRule="auto"/>
        <w:rPr>
          <w:rFonts w:ascii="Times New Roman" w:eastAsia="Times New Roman" w:hAnsi="Times New Roman" w:cs="Times New Roman"/>
          <w:sz w:val="24"/>
          <w:szCs w:val="24"/>
        </w:rPr>
      </w:pPr>
      <w:r w:rsidRPr="6CFDE0A7">
        <w:rPr>
          <w:rFonts w:ascii="Times New Roman" w:eastAsia="Times New Roman" w:hAnsi="Times New Roman" w:cs="Times New Roman"/>
          <w:b/>
          <w:bCs/>
          <w:sz w:val="24"/>
          <w:szCs w:val="24"/>
        </w:rPr>
        <w:t>MLB-MLBPA Youth Development Foundation Grant</w:t>
      </w:r>
      <w:r w:rsidRPr="6CFDE0A7">
        <w:rPr>
          <w:rFonts w:ascii="Times New Roman" w:eastAsia="Times New Roman" w:hAnsi="Times New Roman" w:cs="Times New Roman"/>
          <w:sz w:val="24"/>
          <w:szCs w:val="24"/>
        </w:rPr>
        <w:t xml:space="preserve"> </w:t>
      </w:r>
      <w:r w:rsidR="4BCD1647" w:rsidRPr="6CFDE0A7">
        <w:rPr>
          <w:rFonts w:ascii="Times New Roman" w:eastAsia="Times New Roman" w:hAnsi="Times New Roman" w:cs="Times New Roman"/>
          <w:sz w:val="24"/>
          <w:szCs w:val="24"/>
        </w:rPr>
        <w:t>is highly recommended and application for this grant is on rolling basis.</w:t>
      </w:r>
    </w:p>
    <w:p w14:paraId="29BAFBE5" w14:textId="57CDEA87" w:rsidR="00C445CE" w:rsidRDefault="00C445CE" w:rsidP="6CFDE0A7">
      <w:pPr>
        <w:pStyle w:val="ListParagraph"/>
        <w:ind w:left="0"/>
        <w:rPr>
          <w:rFonts w:ascii="Times New Roman" w:eastAsia="Times New Roman" w:hAnsi="Times New Roman" w:cs="Times New Roman"/>
          <w:b/>
          <w:bCs/>
          <w:i/>
          <w:iCs/>
          <w:sz w:val="24"/>
          <w:szCs w:val="24"/>
        </w:rPr>
      </w:pPr>
    </w:p>
    <w:p w14:paraId="159F4E86" w14:textId="055E5ADC" w:rsidR="00CD2726" w:rsidRDefault="09545D8D" w:rsidP="0018764F">
      <w:pPr>
        <w:pStyle w:val="ListParagraph"/>
        <w:numPr>
          <w:ilvl w:val="0"/>
          <w:numId w:val="26"/>
        </w:numPr>
        <w:rPr>
          <w:rFonts w:ascii="Times New Roman" w:eastAsia="Times New Roman" w:hAnsi="Times New Roman" w:cs="Times New Roman"/>
          <w:b/>
          <w:bCs/>
          <w:i/>
          <w:iCs/>
          <w:sz w:val="24"/>
          <w:szCs w:val="24"/>
        </w:rPr>
      </w:pPr>
      <w:r w:rsidRPr="6CFDE0A7">
        <w:rPr>
          <w:rFonts w:ascii="Times New Roman" w:eastAsia="Times New Roman" w:hAnsi="Times New Roman" w:cs="Times New Roman"/>
          <w:b/>
          <w:bCs/>
          <w:i/>
          <w:iCs/>
          <w:sz w:val="24"/>
          <w:szCs w:val="24"/>
        </w:rPr>
        <w:t>-</w:t>
      </w:r>
      <w:r w:rsidR="4DECCF8C" w:rsidRPr="6CFDE0A7">
        <w:rPr>
          <w:rFonts w:ascii="Times New Roman" w:eastAsia="Times New Roman" w:hAnsi="Times New Roman" w:cs="Times New Roman"/>
          <w:b/>
          <w:bCs/>
          <w:i/>
          <w:iCs/>
          <w:sz w:val="24"/>
          <w:szCs w:val="24"/>
        </w:rPr>
        <w:t xml:space="preserve"> Conclusions</w:t>
      </w:r>
    </w:p>
    <w:p w14:paraId="465FB1F4" w14:textId="79A06169" w:rsidR="00C445CE" w:rsidRPr="00C445CE" w:rsidRDefault="4434C1B0"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Based on the above analysis,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can become a world-class organization, competitive in cost, price, and quality, by focusing on quality improvement initiatives. The installation of outdoor lights on the football field can increase playing hours, revenue, and enhance the overall game experience. Additionally, optimizing the inventory management and pricing strategies for their concession stand can lead to increased sales and revenue. The center can also evaluate supplier management to ensure timely delivery and high-quality goods and services while reducing costs. By focusing on these quality improvement initiatives,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can continue to improve its services and maintain profitability, leading to a successful future. </w:t>
      </w:r>
    </w:p>
    <w:p w14:paraId="0FD05529" w14:textId="77777777" w:rsidR="00C445CE" w:rsidRDefault="00C445CE" w:rsidP="6CFDE0A7">
      <w:pPr>
        <w:pStyle w:val="ListParagraph"/>
        <w:ind w:left="360"/>
        <w:rPr>
          <w:rFonts w:ascii="Times New Roman" w:eastAsia="Times New Roman" w:hAnsi="Times New Roman" w:cs="Times New Roman"/>
          <w:b/>
          <w:bCs/>
          <w:i/>
          <w:iCs/>
          <w:sz w:val="24"/>
          <w:szCs w:val="24"/>
        </w:rPr>
      </w:pPr>
    </w:p>
    <w:p w14:paraId="4D55CCC3" w14:textId="3782EBDD" w:rsidR="548FA5D5" w:rsidRDefault="548FA5D5" w:rsidP="6CFDE0A7">
      <w:pPr>
        <w:rPr>
          <w:rFonts w:ascii="Times New Roman" w:eastAsia="Times New Roman" w:hAnsi="Times New Roman" w:cs="Times New Roman"/>
          <w:color w:val="000000" w:themeColor="text1"/>
          <w:sz w:val="24"/>
          <w:szCs w:val="24"/>
        </w:rPr>
      </w:pPr>
      <w:r w:rsidRPr="6CFDE0A7">
        <w:rPr>
          <w:rFonts w:ascii="Times New Roman" w:eastAsia="Times New Roman" w:hAnsi="Times New Roman" w:cs="Times New Roman"/>
          <w:b/>
          <w:bCs/>
          <w:i/>
          <w:iCs/>
          <w:sz w:val="24"/>
          <w:szCs w:val="24"/>
        </w:rPr>
        <w:t xml:space="preserve">10.0 - </w:t>
      </w:r>
      <w:r w:rsidR="3109E09C" w:rsidRPr="6CFDE0A7">
        <w:rPr>
          <w:rFonts w:ascii="Times New Roman" w:eastAsia="Times New Roman" w:hAnsi="Times New Roman" w:cs="Times New Roman"/>
          <w:b/>
          <w:bCs/>
          <w:i/>
          <w:iCs/>
          <w:sz w:val="24"/>
          <w:szCs w:val="24"/>
        </w:rPr>
        <w:t>Personal Learnings on Consulting</w:t>
      </w:r>
      <w:r w:rsidR="4D670886" w:rsidRPr="6CFDE0A7">
        <w:rPr>
          <w:rFonts w:ascii="Times New Roman" w:eastAsia="Times New Roman" w:hAnsi="Times New Roman" w:cs="Times New Roman"/>
          <w:b/>
          <w:bCs/>
          <w:i/>
          <w:iCs/>
          <w:sz w:val="24"/>
          <w:szCs w:val="24"/>
        </w:rPr>
        <w:t xml:space="preserve"> </w:t>
      </w:r>
    </w:p>
    <w:p w14:paraId="6C7E27F3" w14:textId="1B40B6C0" w:rsidR="221C113E" w:rsidRDefault="221C113E" w:rsidP="6CFDE0A7">
      <w:pPr>
        <w:jc w:val="both"/>
        <w:rPr>
          <w:rFonts w:ascii="Times New Roman" w:eastAsia="Times New Roman" w:hAnsi="Times New Roman" w:cs="Times New Roman"/>
          <w:color w:val="000000" w:themeColor="text1"/>
          <w:sz w:val="24"/>
          <w:szCs w:val="24"/>
        </w:rPr>
      </w:pPr>
      <w:r w:rsidRPr="6CFDE0A7">
        <w:rPr>
          <w:rFonts w:ascii="Times New Roman" w:eastAsia="Times New Roman" w:hAnsi="Times New Roman" w:cs="Times New Roman"/>
          <w:color w:val="000000" w:themeColor="text1"/>
          <w:sz w:val="24"/>
          <w:szCs w:val="24"/>
        </w:rPr>
        <w:t xml:space="preserve">I had the privilege of working as a student consultant with the New </w:t>
      </w:r>
      <w:proofErr w:type="spellStart"/>
      <w:r w:rsidRPr="6CFDE0A7">
        <w:rPr>
          <w:rFonts w:ascii="Times New Roman" w:eastAsia="Times New Roman" w:hAnsi="Times New Roman" w:cs="Times New Roman"/>
          <w:color w:val="000000" w:themeColor="text1"/>
          <w:sz w:val="24"/>
          <w:szCs w:val="24"/>
        </w:rPr>
        <w:t>Melle</w:t>
      </w:r>
      <w:proofErr w:type="spellEnd"/>
      <w:r w:rsidRPr="6CFDE0A7">
        <w:rPr>
          <w:rFonts w:ascii="Times New Roman" w:eastAsia="Times New Roman" w:hAnsi="Times New Roman" w:cs="Times New Roman"/>
          <w:color w:val="000000" w:themeColor="text1"/>
          <w:sz w:val="24"/>
          <w:szCs w:val="24"/>
        </w:rPr>
        <w:t xml:space="preserve"> Sports &amp; Recreation through Saint Louis University's supply chain consulting course. Our objective was to optimize their supply chain operations and identify any potential inefficiencies. We proposed innovative solutions, including the implementation of cutting-edge to enhance inventory tracking and streamlined order processing to reduce expenses and enhance customer satisfaction. This experience allowed me to apply theoretical knowledge to real-world scenarios, refine my problem-solving skills, and improve communication skills while making a positive impact on a local business. Overall, this collaboration exemplifies the importance of academic-enterprise partnerships in driving progress and fostering development.</w:t>
      </w:r>
    </w:p>
    <w:p w14:paraId="7FEE612D" w14:textId="40AC3CFE" w:rsidR="56BCF3CB" w:rsidRDefault="56BCF3CB" w:rsidP="00B9372A">
      <w:pPr>
        <w:jc w:val="right"/>
        <w:rPr>
          <w:rFonts w:ascii="Times New Roman" w:eastAsia="Times New Roman" w:hAnsi="Times New Roman" w:cs="Times New Roman"/>
          <w:color w:val="000000" w:themeColor="text1"/>
          <w:sz w:val="24"/>
          <w:szCs w:val="24"/>
        </w:rPr>
      </w:pPr>
      <w:r w:rsidRPr="6CFDE0A7">
        <w:rPr>
          <w:rFonts w:ascii="Times New Roman" w:eastAsia="Times New Roman" w:hAnsi="Times New Roman" w:cs="Times New Roman"/>
          <w:color w:val="000000" w:themeColor="text1"/>
          <w:sz w:val="24"/>
          <w:szCs w:val="24"/>
        </w:rPr>
        <w:t>-</w:t>
      </w:r>
      <w:r w:rsidR="282295CB" w:rsidRPr="6CFDE0A7">
        <w:rPr>
          <w:rFonts w:ascii="Times New Roman" w:eastAsia="Times New Roman" w:hAnsi="Times New Roman" w:cs="Times New Roman"/>
          <w:color w:val="000000" w:themeColor="text1"/>
          <w:sz w:val="24"/>
          <w:szCs w:val="24"/>
        </w:rPr>
        <w:t xml:space="preserve"> </w:t>
      </w:r>
      <w:proofErr w:type="spellStart"/>
      <w:r w:rsidR="282295CB" w:rsidRPr="6CFDE0A7">
        <w:rPr>
          <w:rFonts w:ascii="Times New Roman" w:eastAsia="Times New Roman" w:hAnsi="Times New Roman" w:cs="Times New Roman"/>
          <w:color w:val="000000" w:themeColor="text1"/>
          <w:sz w:val="24"/>
          <w:szCs w:val="24"/>
        </w:rPr>
        <w:t>Gnan</w:t>
      </w:r>
      <w:proofErr w:type="spellEnd"/>
      <w:r w:rsidR="282295CB" w:rsidRPr="6CFDE0A7">
        <w:rPr>
          <w:rFonts w:ascii="Times New Roman" w:eastAsia="Times New Roman" w:hAnsi="Times New Roman" w:cs="Times New Roman"/>
          <w:color w:val="000000" w:themeColor="text1"/>
          <w:sz w:val="24"/>
          <w:szCs w:val="24"/>
        </w:rPr>
        <w:t xml:space="preserve"> </w:t>
      </w:r>
      <w:proofErr w:type="spellStart"/>
      <w:r w:rsidR="282295CB" w:rsidRPr="6CFDE0A7">
        <w:rPr>
          <w:rFonts w:ascii="Times New Roman" w:eastAsia="Times New Roman" w:hAnsi="Times New Roman" w:cs="Times New Roman"/>
          <w:color w:val="000000" w:themeColor="text1"/>
          <w:sz w:val="24"/>
          <w:szCs w:val="24"/>
        </w:rPr>
        <w:t>Srivarsh</w:t>
      </w:r>
      <w:proofErr w:type="spellEnd"/>
      <w:r w:rsidR="282295CB" w:rsidRPr="6CFDE0A7">
        <w:rPr>
          <w:rFonts w:ascii="Times New Roman" w:eastAsia="Times New Roman" w:hAnsi="Times New Roman" w:cs="Times New Roman"/>
          <w:color w:val="000000" w:themeColor="text1"/>
          <w:sz w:val="24"/>
          <w:szCs w:val="24"/>
        </w:rPr>
        <w:t xml:space="preserve"> </w:t>
      </w:r>
      <w:proofErr w:type="spellStart"/>
      <w:r w:rsidR="282295CB" w:rsidRPr="6CFDE0A7">
        <w:rPr>
          <w:rFonts w:ascii="Times New Roman" w:eastAsia="Times New Roman" w:hAnsi="Times New Roman" w:cs="Times New Roman"/>
          <w:color w:val="000000" w:themeColor="text1"/>
          <w:sz w:val="24"/>
          <w:szCs w:val="24"/>
        </w:rPr>
        <w:t>Bekkesula</w:t>
      </w:r>
      <w:proofErr w:type="spellEnd"/>
      <w:r w:rsidR="282295CB" w:rsidRPr="6CFDE0A7">
        <w:rPr>
          <w:rFonts w:ascii="Times New Roman" w:eastAsia="Times New Roman" w:hAnsi="Times New Roman" w:cs="Times New Roman"/>
          <w:color w:val="000000" w:themeColor="text1"/>
          <w:sz w:val="24"/>
          <w:szCs w:val="24"/>
        </w:rPr>
        <w:t xml:space="preserve"> </w:t>
      </w:r>
      <w:proofErr w:type="spellStart"/>
      <w:r w:rsidR="282295CB" w:rsidRPr="6CFDE0A7">
        <w:rPr>
          <w:rFonts w:ascii="Times New Roman" w:eastAsia="Times New Roman" w:hAnsi="Times New Roman" w:cs="Times New Roman"/>
          <w:color w:val="000000" w:themeColor="text1"/>
          <w:sz w:val="24"/>
          <w:szCs w:val="24"/>
        </w:rPr>
        <w:t>Narahari</w:t>
      </w:r>
      <w:proofErr w:type="spellEnd"/>
    </w:p>
    <w:p w14:paraId="30E07C3C" w14:textId="1DA6AC57" w:rsidR="282295CB" w:rsidRDefault="282295CB" w:rsidP="6CFDE0A7">
      <w:pPr>
        <w:jc w:val="both"/>
        <w:rPr>
          <w:rFonts w:ascii="Times New Roman" w:eastAsia="Times New Roman" w:hAnsi="Times New Roman" w:cs="Times New Roman"/>
          <w:color w:val="343541"/>
          <w:sz w:val="24"/>
          <w:szCs w:val="24"/>
        </w:rPr>
      </w:pPr>
      <w:r w:rsidRPr="6CFDE0A7">
        <w:rPr>
          <w:rFonts w:ascii="Times New Roman" w:eastAsia="Times New Roman" w:hAnsi="Times New Roman" w:cs="Times New Roman"/>
          <w:color w:val="343541"/>
          <w:sz w:val="24"/>
          <w:szCs w:val="24"/>
        </w:rPr>
        <w:t xml:space="preserve">My stint with the New </w:t>
      </w:r>
      <w:proofErr w:type="spellStart"/>
      <w:r w:rsidRPr="6CFDE0A7">
        <w:rPr>
          <w:rFonts w:ascii="Times New Roman" w:eastAsia="Times New Roman" w:hAnsi="Times New Roman" w:cs="Times New Roman"/>
          <w:color w:val="343541"/>
          <w:sz w:val="24"/>
          <w:szCs w:val="24"/>
        </w:rPr>
        <w:t>Melle</w:t>
      </w:r>
      <w:proofErr w:type="spellEnd"/>
      <w:r w:rsidRPr="6CFDE0A7">
        <w:rPr>
          <w:rFonts w:ascii="Times New Roman" w:eastAsia="Times New Roman" w:hAnsi="Times New Roman" w:cs="Times New Roman"/>
          <w:color w:val="343541"/>
          <w:sz w:val="24"/>
          <w:szCs w:val="24"/>
        </w:rPr>
        <w:t xml:space="preserve"> Sports &amp; Recreation has been an immensely gratifying and enriching experience. I strongly believe that supply chain consulting serves as a pivotal instrument for businesses to sustain their competitive methods, and I am thankful for the opportunity to apply my expertise and acumen to drive positive change. This engagement has honed my skills and augmented my knowledge base, which will prove indispensable in my professional trajectory. I am confident that the New </w:t>
      </w:r>
      <w:proofErr w:type="spellStart"/>
      <w:r w:rsidRPr="6CFDE0A7">
        <w:rPr>
          <w:rFonts w:ascii="Times New Roman" w:eastAsia="Times New Roman" w:hAnsi="Times New Roman" w:cs="Times New Roman"/>
          <w:color w:val="343541"/>
          <w:sz w:val="24"/>
          <w:szCs w:val="24"/>
        </w:rPr>
        <w:t>Melle</w:t>
      </w:r>
      <w:proofErr w:type="spellEnd"/>
      <w:r w:rsidRPr="6CFDE0A7">
        <w:rPr>
          <w:rFonts w:ascii="Times New Roman" w:eastAsia="Times New Roman" w:hAnsi="Times New Roman" w:cs="Times New Roman"/>
          <w:color w:val="343541"/>
          <w:sz w:val="24"/>
          <w:szCs w:val="24"/>
        </w:rPr>
        <w:t xml:space="preserve"> Sports &amp; Recreation will continue to reap the rewards of our recommendations and realize their goals.</w:t>
      </w:r>
    </w:p>
    <w:p w14:paraId="6004E114" w14:textId="1CB4185C" w:rsidR="282295CB" w:rsidRDefault="282295CB" w:rsidP="00B9372A">
      <w:pPr>
        <w:jc w:val="right"/>
        <w:rPr>
          <w:rFonts w:ascii="Times New Roman" w:eastAsia="Times New Roman" w:hAnsi="Times New Roman" w:cs="Times New Roman"/>
          <w:color w:val="000000" w:themeColor="text1"/>
          <w:sz w:val="24"/>
          <w:szCs w:val="24"/>
        </w:rPr>
      </w:pPr>
      <w:r w:rsidRPr="6CFDE0A7">
        <w:rPr>
          <w:rFonts w:ascii="Times New Roman" w:eastAsia="Times New Roman" w:hAnsi="Times New Roman" w:cs="Times New Roman"/>
          <w:color w:val="343541"/>
          <w:sz w:val="24"/>
          <w:szCs w:val="24"/>
        </w:rPr>
        <w:lastRenderedPageBreak/>
        <w:t xml:space="preserve">- </w:t>
      </w:r>
      <w:r w:rsidRPr="6CFDE0A7">
        <w:rPr>
          <w:rFonts w:ascii="Times New Roman" w:eastAsia="Times New Roman" w:hAnsi="Times New Roman" w:cs="Times New Roman"/>
          <w:color w:val="000000" w:themeColor="text1"/>
          <w:sz w:val="24"/>
          <w:szCs w:val="24"/>
        </w:rPr>
        <w:t xml:space="preserve">Hari Prasath </w:t>
      </w:r>
      <w:proofErr w:type="spellStart"/>
      <w:r w:rsidRPr="6CFDE0A7">
        <w:rPr>
          <w:rFonts w:ascii="Times New Roman" w:eastAsia="Times New Roman" w:hAnsi="Times New Roman" w:cs="Times New Roman"/>
          <w:color w:val="000000" w:themeColor="text1"/>
          <w:sz w:val="24"/>
          <w:szCs w:val="24"/>
        </w:rPr>
        <w:t>Jothiswaran</w:t>
      </w:r>
      <w:proofErr w:type="spellEnd"/>
    </w:p>
    <w:p w14:paraId="7FE9BA24" w14:textId="474E4736" w:rsidR="221FD6BC" w:rsidRDefault="221FD6BC"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It was an excellent class for learning supply chain-related consulting skills. The whole project was data driven to sort out the best recommendations for the organization’s improvement. We are taught to make our own insight after analyzing data resources, beyond what board members already know or can easily research online. If possible, I'd like to begin data analysis earlier to find out more approaches to deal with the issues we face, like incomplete information. Then we'd have more time to think deeper about the data analysis results.   </w:t>
      </w:r>
    </w:p>
    <w:p w14:paraId="1889924A" w14:textId="38089EEE" w:rsidR="6CFDE0A7" w:rsidRDefault="6CFDE0A7" w:rsidP="6CFDE0A7">
      <w:pPr>
        <w:jc w:val="right"/>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r w:rsidR="221FD6BC" w:rsidRPr="6CFDE0A7">
        <w:rPr>
          <w:rFonts w:ascii="Times New Roman" w:eastAsia="Times New Roman" w:hAnsi="Times New Roman" w:cs="Times New Roman"/>
          <w:sz w:val="24"/>
          <w:szCs w:val="24"/>
        </w:rPr>
        <w:t>Yi-</w:t>
      </w:r>
      <w:proofErr w:type="spellStart"/>
      <w:r w:rsidR="221FD6BC" w:rsidRPr="6CFDE0A7">
        <w:rPr>
          <w:rFonts w:ascii="Times New Roman" w:eastAsia="Times New Roman" w:hAnsi="Times New Roman" w:cs="Times New Roman"/>
          <w:sz w:val="24"/>
          <w:szCs w:val="24"/>
        </w:rPr>
        <w:t>Hsuan</w:t>
      </w:r>
      <w:proofErr w:type="spellEnd"/>
      <w:r w:rsidR="221FD6BC" w:rsidRPr="6CFDE0A7">
        <w:rPr>
          <w:rFonts w:ascii="Times New Roman" w:eastAsia="Times New Roman" w:hAnsi="Times New Roman" w:cs="Times New Roman"/>
          <w:sz w:val="24"/>
          <w:szCs w:val="24"/>
        </w:rPr>
        <w:t xml:space="preserve"> Chan</w:t>
      </w:r>
    </w:p>
    <w:p w14:paraId="3100C093" w14:textId="349F4943" w:rsidR="4D670886" w:rsidRDefault="597922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This course has been an incredible opportunity to apply my theoretical knowledge in a practical setting and make a real impact on the organization. Through this course, I have been able to apply this knowledge in practice by working alongside </w:t>
      </w:r>
      <w:r w:rsidR="5164BA84" w:rsidRPr="6CFDE0A7">
        <w:rPr>
          <w:rFonts w:ascii="Times New Roman" w:eastAsia="Times New Roman" w:hAnsi="Times New Roman" w:cs="Times New Roman"/>
          <w:sz w:val="24"/>
          <w:szCs w:val="24"/>
        </w:rPr>
        <w:t xml:space="preserve">my group members and </w:t>
      </w:r>
      <w:r w:rsidRPr="6CFDE0A7">
        <w:rPr>
          <w:rFonts w:ascii="Times New Roman" w:eastAsia="Times New Roman" w:hAnsi="Times New Roman" w:cs="Times New Roman"/>
          <w:sz w:val="24"/>
          <w:szCs w:val="24"/>
        </w:rPr>
        <w:t>NMSR board members</w:t>
      </w:r>
      <w:r w:rsidR="35733AE9" w:rsidRPr="6CFDE0A7">
        <w:rPr>
          <w:rFonts w:ascii="Times New Roman" w:eastAsia="Times New Roman" w:hAnsi="Times New Roman" w:cs="Times New Roman"/>
          <w:sz w:val="24"/>
          <w:szCs w:val="24"/>
        </w:rPr>
        <w:t>.</w:t>
      </w:r>
      <w:r w:rsidRPr="6CFDE0A7">
        <w:rPr>
          <w:rFonts w:ascii="Times New Roman" w:eastAsia="Times New Roman" w:hAnsi="Times New Roman" w:cs="Times New Roman"/>
          <w:sz w:val="24"/>
          <w:szCs w:val="24"/>
        </w:rPr>
        <w:t xml:space="preserve"> By participating in</w:t>
      </w:r>
      <w:r w:rsidR="44978DBC" w:rsidRPr="6CFDE0A7">
        <w:rPr>
          <w:rFonts w:ascii="Times New Roman" w:eastAsia="Times New Roman" w:hAnsi="Times New Roman" w:cs="Times New Roman"/>
          <w:sz w:val="24"/>
          <w:szCs w:val="24"/>
        </w:rPr>
        <w:t xml:space="preserve"> different</w:t>
      </w:r>
      <w:r w:rsidRPr="6CFDE0A7">
        <w:rPr>
          <w:rFonts w:ascii="Times New Roman" w:eastAsia="Times New Roman" w:hAnsi="Times New Roman" w:cs="Times New Roman"/>
          <w:sz w:val="24"/>
          <w:szCs w:val="24"/>
        </w:rPr>
        <w:t xml:space="preserve"> activities, I have gained valuable skills in problem-solving,</w:t>
      </w:r>
      <w:r w:rsidR="2D06CC56" w:rsidRPr="6CFDE0A7">
        <w:rPr>
          <w:rFonts w:ascii="Times New Roman" w:eastAsia="Times New Roman" w:hAnsi="Times New Roman" w:cs="Times New Roman"/>
          <w:sz w:val="24"/>
          <w:szCs w:val="24"/>
        </w:rPr>
        <w:t xml:space="preserve"> data analysis</w:t>
      </w:r>
      <w:r w:rsidRPr="6CFDE0A7">
        <w:rPr>
          <w:rFonts w:ascii="Times New Roman" w:eastAsia="Times New Roman" w:hAnsi="Times New Roman" w:cs="Times New Roman"/>
          <w:sz w:val="24"/>
          <w:szCs w:val="24"/>
        </w:rPr>
        <w:t>, and project management.</w:t>
      </w:r>
      <w:r w:rsidR="26A035F2" w:rsidRPr="6CFDE0A7">
        <w:rPr>
          <w:rFonts w:ascii="Times New Roman" w:eastAsia="Times New Roman" w:hAnsi="Times New Roman" w:cs="Times New Roman"/>
          <w:sz w:val="24"/>
          <w:szCs w:val="24"/>
        </w:rPr>
        <w:t xml:space="preserve"> I have gained a deeper understanding of the supply chain industry and how it impacts the local community. </w:t>
      </w:r>
      <w:r w:rsidR="7A9CA8B0" w:rsidRPr="6CFDE0A7">
        <w:rPr>
          <w:rFonts w:ascii="Times New Roman" w:eastAsia="Times New Roman" w:hAnsi="Times New Roman" w:cs="Times New Roman"/>
          <w:sz w:val="24"/>
          <w:szCs w:val="24"/>
        </w:rPr>
        <w:t xml:space="preserve">Moreover, the course helped me to </w:t>
      </w:r>
      <w:r w:rsidR="26A035F2" w:rsidRPr="6CFDE0A7">
        <w:rPr>
          <w:rFonts w:ascii="Times New Roman" w:eastAsia="Times New Roman" w:hAnsi="Times New Roman" w:cs="Times New Roman"/>
          <w:sz w:val="24"/>
          <w:szCs w:val="24"/>
        </w:rPr>
        <w:t>learn the importance of strategic planning and effective communication in supply chain management.</w:t>
      </w:r>
    </w:p>
    <w:p w14:paraId="3AC4DD7D" w14:textId="1B598226" w:rsidR="6CFDE0A7" w:rsidRDefault="6CFDE0A7" w:rsidP="6CFDE0A7">
      <w:pPr>
        <w:jc w:val="right"/>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proofErr w:type="spellStart"/>
      <w:r w:rsidR="1622B58B" w:rsidRPr="6CFDE0A7">
        <w:rPr>
          <w:rFonts w:ascii="Times New Roman" w:eastAsia="Times New Roman" w:hAnsi="Times New Roman" w:cs="Times New Roman"/>
          <w:sz w:val="24"/>
          <w:szCs w:val="24"/>
        </w:rPr>
        <w:t>Renukalaxmi</w:t>
      </w:r>
      <w:proofErr w:type="spellEnd"/>
      <w:r w:rsidR="1622B58B" w:rsidRPr="6CFDE0A7">
        <w:rPr>
          <w:rFonts w:ascii="Times New Roman" w:eastAsia="Times New Roman" w:hAnsi="Times New Roman" w:cs="Times New Roman"/>
          <w:sz w:val="24"/>
          <w:szCs w:val="24"/>
        </w:rPr>
        <w:t xml:space="preserve"> </w:t>
      </w:r>
      <w:proofErr w:type="spellStart"/>
      <w:r w:rsidR="1622B58B" w:rsidRPr="6CFDE0A7">
        <w:rPr>
          <w:rFonts w:ascii="Times New Roman" w:eastAsia="Times New Roman" w:hAnsi="Times New Roman" w:cs="Times New Roman"/>
          <w:sz w:val="24"/>
          <w:szCs w:val="24"/>
        </w:rPr>
        <w:t>Dudhe</w:t>
      </w:r>
      <w:proofErr w:type="spellEnd"/>
    </w:p>
    <w:p w14:paraId="6195BDDF" w14:textId="5E618F16" w:rsidR="53E6BD7F" w:rsidRDefault="53E6BD7F"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During my involvement in this course with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I gained valuable skills in operational and supply chain management, as well as soft skills such as teamwork, leadership, and communication. I also developed my data man</w:t>
      </w:r>
      <w:r w:rsidR="016177AF" w:rsidRPr="6CFDE0A7">
        <w:rPr>
          <w:rFonts w:ascii="Times New Roman" w:eastAsia="Times New Roman" w:hAnsi="Times New Roman" w:cs="Times New Roman"/>
          <w:sz w:val="24"/>
          <w:szCs w:val="24"/>
        </w:rPr>
        <w:t xml:space="preserve">agement skills and gained so many insights on how to apply both structured and unstructured data to valuable use. </w:t>
      </w:r>
      <w:r w:rsidRPr="6CFDE0A7">
        <w:rPr>
          <w:rFonts w:ascii="Times New Roman" w:eastAsia="Times New Roman" w:hAnsi="Times New Roman" w:cs="Times New Roman"/>
          <w:sz w:val="24"/>
          <w:szCs w:val="24"/>
        </w:rPr>
        <w:t>We conducted a thorough analysis of the organization's current model and identified gaps in their operations. We then developed potential solutions and optimized their supply chain through effective supplier management. This experience provided me with practical skills that can be applied in various industries and allowed me to work with business leaders in a real-world setting.</w:t>
      </w:r>
    </w:p>
    <w:p w14:paraId="0661CCE7" w14:textId="3ED53AF4" w:rsidR="71F37EC1" w:rsidRDefault="71F37EC1" w:rsidP="00B9372A">
      <w:pPr>
        <w:pStyle w:val="ListParagraph"/>
        <w:ind w:right="240"/>
        <w:jc w:val="right"/>
        <w:rPr>
          <w:rFonts w:ascii="Times New Roman" w:eastAsia="Times New Roman" w:hAnsi="Times New Roman" w:cs="Times New Roman"/>
          <w:sz w:val="24"/>
          <w:szCs w:val="24"/>
        </w:rPr>
      </w:pPr>
      <w:proofErr w:type="spellStart"/>
      <w:r w:rsidRPr="6CFDE0A7">
        <w:rPr>
          <w:rFonts w:ascii="Times New Roman" w:eastAsia="Times New Roman" w:hAnsi="Times New Roman" w:cs="Times New Roman"/>
          <w:sz w:val="24"/>
          <w:szCs w:val="24"/>
        </w:rPr>
        <w:t>Jiderechukwu</w:t>
      </w:r>
      <w:proofErr w:type="spellEnd"/>
      <w:r w:rsidRPr="6CFDE0A7">
        <w:rPr>
          <w:rFonts w:ascii="Times New Roman" w:eastAsia="Times New Roman" w:hAnsi="Times New Roman" w:cs="Times New Roman"/>
          <w:sz w:val="24"/>
          <w:szCs w:val="24"/>
        </w:rPr>
        <w:t xml:space="preserve"> Becky </w:t>
      </w:r>
      <w:proofErr w:type="spellStart"/>
      <w:r w:rsidRPr="6CFDE0A7">
        <w:rPr>
          <w:rFonts w:ascii="Times New Roman" w:eastAsia="Times New Roman" w:hAnsi="Times New Roman" w:cs="Times New Roman"/>
          <w:sz w:val="24"/>
          <w:szCs w:val="24"/>
        </w:rPr>
        <w:t>Ogbodo</w:t>
      </w:r>
      <w:proofErr w:type="spellEnd"/>
    </w:p>
    <w:p w14:paraId="0A6E9029" w14:textId="77777777" w:rsidR="001B3B75" w:rsidRDefault="001B3B75" w:rsidP="00B9372A">
      <w:pPr>
        <w:pStyle w:val="paragraph"/>
        <w:spacing w:before="0" w:beforeAutospacing="0" w:after="0" w:afterAutospacing="0"/>
        <w:textAlignment w:val="baseline"/>
        <w:rPr>
          <w:rFonts w:ascii="Segoe UI" w:hAnsi="Segoe UI" w:cs="Segoe UI"/>
          <w:sz w:val="18"/>
          <w:szCs w:val="18"/>
        </w:rPr>
      </w:pPr>
      <w:proofErr w:type="spellStart"/>
      <w:r>
        <w:rPr>
          <w:rStyle w:val="normaltextrun"/>
        </w:rPr>
        <w:t>In</w:t>
      </w:r>
      <w:proofErr w:type="spellEnd"/>
      <w:r>
        <w:rPr>
          <w:rStyle w:val="normaltextrun"/>
        </w:rPr>
        <w:t xml:space="preserve"> this class, I have learnt many things working with my team, and it was a good experience that I gained supply chain skills because of the NMSR project that we </w:t>
      </w:r>
      <w:proofErr w:type="spellStart"/>
      <w:r>
        <w:rPr>
          <w:rStyle w:val="normaltextrun"/>
        </w:rPr>
        <w:t>hsave</w:t>
      </w:r>
      <w:proofErr w:type="spellEnd"/>
      <w:r>
        <w:rPr>
          <w:rStyle w:val="normaltextrun"/>
        </w:rPr>
        <w:t xml:space="preserve"> done the analysis on this and there are some of the presentations that can improve our communication skills we learned about SWOT analysis, capacity analysis every inch of the NMSR project. The main theme is by the collaboration with SLU (Saint Louis University), both the organizations will gain networking with each other. I have gained a good knowledge working with our team and have made us professionals in the supply chain.</w:t>
      </w:r>
      <w:r>
        <w:rPr>
          <w:rStyle w:val="eop"/>
        </w:rPr>
        <w:t> </w:t>
      </w:r>
    </w:p>
    <w:p w14:paraId="7DBDFAB5" w14:textId="58C20AA8" w:rsidR="001B3B75" w:rsidRPr="00B9372A" w:rsidRDefault="001B3B75" w:rsidP="00B9372A">
      <w:pPr>
        <w:pStyle w:val="paragraph"/>
        <w:spacing w:before="0" w:beforeAutospacing="0" w:after="0" w:afterAutospacing="0"/>
        <w:jc w:val="right"/>
        <w:textAlignment w:val="baseline"/>
        <w:rPr>
          <w:rFonts w:ascii="Segoe UI" w:hAnsi="Segoe UI" w:cs="Segoe UI"/>
          <w:sz w:val="18"/>
          <w:szCs w:val="18"/>
        </w:rPr>
      </w:pPr>
      <w:r>
        <w:rPr>
          <w:rStyle w:val="normaltextrun"/>
        </w:rPr>
        <w:t xml:space="preserve">- </w:t>
      </w:r>
      <w:proofErr w:type="spellStart"/>
      <w:r>
        <w:rPr>
          <w:rStyle w:val="normaltextrun"/>
        </w:rPr>
        <w:t>Yashwanth</w:t>
      </w:r>
      <w:proofErr w:type="spellEnd"/>
      <w:r>
        <w:rPr>
          <w:rStyle w:val="normaltextrun"/>
        </w:rPr>
        <w:t xml:space="preserve"> </w:t>
      </w:r>
      <w:proofErr w:type="spellStart"/>
      <w:r>
        <w:rPr>
          <w:rStyle w:val="normaltextrun"/>
        </w:rPr>
        <w:t>Majji</w:t>
      </w:r>
      <w:proofErr w:type="spellEnd"/>
      <w:r>
        <w:rPr>
          <w:rStyle w:val="eop"/>
        </w:rPr>
        <w:t> </w:t>
      </w:r>
    </w:p>
    <w:p w14:paraId="15436EFF" w14:textId="77777777" w:rsidR="001B3B75" w:rsidRDefault="001B3B75" w:rsidP="00B9372A">
      <w:pPr>
        <w:pStyle w:val="ListParagraph"/>
        <w:ind w:right="480"/>
        <w:jc w:val="right"/>
        <w:rPr>
          <w:rFonts w:ascii="Times New Roman" w:eastAsia="Times New Roman" w:hAnsi="Times New Roman" w:cs="Times New Roman"/>
          <w:sz w:val="24"/>
          <w:szCs w:val="24"/>
        </w:rPr>
      </w:pPr>
    </w:p>
    <w:p w14:paraId="1537BB1D" w14:textId="2FD6673D" w:rsidR="067A70A5" w:rsidRDefault="067A70A5" w:rsidP="6CFDE0A7">
      <w:pPr>
        <w:jc w:val="center"/>
        <w:rPr>
          <w:rFonts w:ascii="Times New Roman" w:eastAsia="Times New Roman" w:hAnsi="Times New Roman" w:cs="Times New Roman"/>
          <w:b/>
          <w:bCs/>
          <w:sz w:val="24"/>
          <w:szCs w:val="24"/>
        </w:rPr>
      </w:pPr>
      <w:r w:rsidRPr="6CFDE0A7">
        <w:rPr>
          <w:rFonts w:ascii="Times New Roman" w:eastAsia="Times New Roman" w:hAnsi="Times New Roman" w:cs="Times New Roman"/>
        </w:rPr>
        <w:br w:type="page"/>
      </w:r>
      <w:r w:rsidR="281C28D6" w:rsidRPr="6CFDE0A7">
        <w:rPr>
          <w:rFonts w:ascii="Times New Roman" w:eastAsia="Times New Roman" w:hAnsi="Times New Roman" w:cs="Times New Roman"/>
          <w:b/>
          <w:bCs/>
          <w:sz w:val="24"/>
          <w:szCs w:val="24"/>
        </w:rPr>
        <w:lastRenderedPageBreak/>
        <w:t>References</w:t>
      </w:r>
    </w:p>
    <w:p w14:paraId="4E053841" w14:textId="6B44BD23" w:rsidR="571976C4" w:rsidRDefault="571976C4" w:rsidP="6CFDE0A7">
      <w:pPr>
        <w:ind w:left="567" w:hanging="567"/>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Competitive Capabilities International. (2022, March 31). </w:t>
      </w:r>
      <w:r w:rsidRPr="6CFDE0A7">
        <w:rPr>
          <w:rFonts w:ascii="Times New Roman" w:eastAsia="Times New Roman" w:hAnsi="Times New Roman" w:cs="Times New Roman"/>
          <w:i/>
          <w:iCs/>
          <w:sz w:val="24"/>
          <w:szCs w:val="24"/>
        </w:rPr>
        <w:t>How to achieve operational excellence: 3 key components</w:t>
      </w:r>
      <w:r w:rsidRPr="6CFDE0A7">
        <w:rPr>
          <w:rFonts w:ascii="Times New Roman" w:eastAsia="Times New Roman" w:hAnsi="Times New Roman" w:cs="Times New Roman"/>
          <w:sz w:val="24"/>
          <w:szCs w:val="24"/>
        </w:rPr>
        <w:t xml:space="preserve">. TRACC Solution. </w:t>
      </w:r>
      <w:hyperlink r:id="rId24">
        <w:r w:rsidRPr="6CFDE0A7">
          <w:rPr>
            <w:rStyle w:val="Hyperlink"/>
            <w:rFonts w:ascii="Times New Roman" w:eastAsia="Times New Roman" w:hAnsi="Times New Roman" w:cs="Times New Roman"/>
            <w:color w:val="auto"/>
            <w:sz w:val="24"/>
            <w:szCs w:val="24"/>
          </w:rPr>
          <w:t>https://traccsolution.com/blog/how-to-achieve-operational-excellence/</w:t>
        </w:r>
      </w:hyperlink>
    </w:p>
    <w:p w14:paraId="6052E480" w14:textId="44EBAF66" w:rsidR="6173776A" w:rsidRDefault="6F61F052" w:rsidP="6CFDE0A7">
      <w:pPr>
        <w:ind w:left="567" w:hanging="567"/>
        <w:rPr>
          <w:rFonts w:ascii="Times New Roman" w:eastAsia="Times New Roman" w:hAnsi="Times New Roman" w:cs="Times New Roman"/>
          <w:sz w:val="24"/>
          <w:szCs w:val="24"/>
        </w:rPr>
      </w:pPr>
      <w:proofErr w:type="spellStart"/>
      <w:r w:rsidRPr="6CFDE0A7">
        <w:rPr>
          <w:rFonts w:ascii="Times New Roman" w:eastAsia="Times New Roman" w:hAnsi="Times New Roman" w:cs="Times New Roman"/>
          <w:sz w:val="24"/>
          <w:szCs w:val="24"/>
        </w:rPr>
        <w:t>Newmellesports</w:t>
      </w:r>
      <w:proofErr w:type="spellEnd"/>
      <w:r w:rsidRPr="6CFDE0A7">
        <w:rPr>
          <w:rFonts w:ascii="Times New Roman" w:eastAsia="Times New Roman" w:hAnsi="Times New Roman" w:cs="Times New Roman"/>
          <w:sz w:val="24"/>
          <w:szCs w:val="24"/>
        </w:rPr>
        <w:t xml:space="preserve">. (n.d.). </w:t>
      </w:r>
      <w:r w:rsidRPr="6CFDE0A7">
        <w:rPr>
          <w:rFonts w:ascii="Times New Roman" w:eastAsia="Times New Roman" w:hAnsi="Times New Roman" w:cs="Times New Roman"/>
          <w:i/>
          <w:iCs/>
          <w:sz w:val="24"/>
          <w:szCs w:val="24"/>
        </w:rPr>
        <w:t>About Us</w:t>
      </w:r>
      <w:r w:rsidRPr="6CFDE0A7">
        <w:rPr>
          <w:rFonts w:ascii="Times New Roman" w:eastAsia="Times New Roman" w:hAnsi="Times New Roman" w:cs="Times New Roman"/>
          <w:sz w:val="24"/>
          <w:szCs w:val="24"/>
        </w:rPr>
        <w:t xml:space="preserve">.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 </w:t>
      </w:r>
      <w:hyperlink r:id="rId25">
        <w:r w:rsidRPr="6CFDE0A7">
          <w:rPr>
            <w:rStyle w:val="Hyperlink"/>
            <w:rFonts w:ascii="Times New Roman" w:eastAsia="Times New Roman" w:hAnsi="Times New Roman" w:cs="Times New Roman"/>
            <w:color w:val="auto"/>
            <w:sz w:val="24"/>
            <w:szCs w:val="24"/>
          </w:rPr>
          <w:t>https://www.newmellesportsandrec.com/about-us</w:t>
        </w:r>
      </w:hyperlink>
    </w:p>
    <w:p w14:paraId="13F6F1D0" w14:textId="12FA038A" w:rsidR="751026F8" w:rsidRDefault="751026F8" w:rsidP="6CFDE0A7">
      <w:pPr>
        <w:ind w:left="720" w:hanging="720"/>
        <w:rPr>
          <w:rFonts w:ascii="Times New Roman" w:eastAsia="Times New Roman" w:hAnsi="Times New Roman" w:cs="Times New Roman"/>
          <w:sz w:val="24"/>
          <w:szCs w:val="24"/>
        </w:rPr>
      </w:pPr>
      <w:proofErr w:type="spellStart"/>
      <w:r w:rsidRPr="6CFDE0A7">
        <w:rPr>
          <w:rFonts w:ascii="Times New Roman" w:eastAsia="Times New Roman" w:hAnsi="Times New Roman" w:cs="Times New Roman"/>
          <w:sz w:val="24"/>
          <w:szCs w:val="24"/>
        </w:rPr>
        <w:t>Newmellesports</w:t>
      </w:r>
      <w:proofErr w:type="spellEnd"/>
      <w:r w:rsidRPr="6CFDE0A7">
        <w:rPr>
          <w:rFonts w:ascii="Times New Roman" w:eastAsia="Times New Roman" w:hAnsi="Times New Roman" w:cs="Times New Roman"/>
          <w:sz w:val="24"/>
          <w:szCs w:val="24"/>
        </w:rPr>
        <w:t xml:space="preserve">. (n.d.). </w:t>
      </w:r>
      <w:r w:rsidRPr="6CFDE0A7">
        <w:rPr>
          <w:rFonts w:ascii="Times New Roman" w:eastAsia="Times New Roman" w:hAnsi="Times New Roman" w:cs="Times New Roman"/>
          <w:i/>
          <w:iCs/>
          <w:sz w:val="24"/>
          <w:szCs w:val="24"/>
        </w:rPr>
        <w:t>About Us</w:t>
      </w:r>
      <w:r w:rsidRPr="6CFDE0A7">
        <w:rPr>
          <w:rFonts w:ascii="Times New Roman" w:eastAsia="Times New Roman" w:hAnsi="Times New Roman" w:cs="Times New Roman"/>
          <w:sz w:val="24"/>
          <w:szCs w:val="24"/>
        </w:rPr>
        <w:t xml:space="preserve">. 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Sports and Recreation.</w:t>
      </w:r>
      <w:hyperlink r:id="rId26">
        <w:r w:rsidRPr="6CFDE0A7">
          <w:rPr>
            <w:rStyle w:val="Hyperlink"/>
            <w:rFonts w:ascii="Times New Roman" w:eastAsia="Times New Roman" w:hAnsi="Times New Roman" w:cs="Times New Roman"/>
            <w:color w:val="auto"/>
            <w:sz w:val="24"/>
            <w:szCs w:val="24"/>
          </w:rPr>
          <w:t xml:space="preserve"> https://www.newmellesportsandrec.com/about-us</w:t>
        </w:r>
      </w:hyperlink>
      <w:r w:rsidRPr="6CFDE0A7">
        <w:rPr>
          <w:rFonts w:ascii="Times New Roman" w:eastAsia="Times New Roman" w:hAnsi="Times New Roman" w:cs="Times New Roman"/>
          <w:sz w:val="24"/>
          <w:szCs w:val="24"/>
        </w:rPr>
        <w:t xml:space="preserve"> </w:t>
      </w:r>
    </w:p>
    <w:p w14:paraId="7BB9643E" w14:textId="34CA6E7B" w:rsidR="751026F8" w:rsidRDefault="751026F8" w:rsidP="6CFDE0A7">
      <w:pPr>
        <w:ind w:left="720" w:hanging="720"/>
        <w:rPr>
          <w:rFonts w:ascii="Times New Roman" w:eastAsia="Times New Roman" w:hAnsi="Times New Roman" w:cs="Times New Roman"/>
          <w:sz w:val="24"/>
          <w:szCs w:val="24"/>
        </w:rPr>
      </w:pPr>
      <w:r w:rsidRPr="6CFDE0A7">
        <w:rPr>
          <w:rFonts w:ascii="Times New Roman" w:eastAsia="Times New Roman" w:hAnsi="Times New Roman" w:cs="Times New Roman"/>
          <w:i/>
          <w:iCs/>
          <w:sz w:val="24"/>
          <w:szCs w:val="24"/>
        </w:rPr>
        <w:t xml:space="preserve">YOUTH SPORTS | </w:t>
      </w:r>
      <w:proofErr w:type="spellStart"/>
      <w:r w:rsidRPr="6CFDE0A7">
        <w:rPr>
          <w:rFonts w:ascii="Times New Roman" w:eastAsia="Times New Roman" w:hAnsi="Times New Roman" w:cs="Times New Roman"/>
          <w:i/>
          <w:iCs/>
          <w:sz w:val="24"/>
          <w:szCs w:val="24"/>
        </w:rPr>
        <w:t>Newmellesports</w:t>
      </w:r>
      <w:proofErr w:type="spellEnd"/>
      <w:r w:rsidRPr="6CFDE0A7">
        <w:rPr>
          <w:rFonts w:ascii="Times New Roman" w:eastAsia="Times New Roman" w:hAnsi="Times New Roman" w:cs="Times New Roman"/>
          <w:sz w:val="24"/>
          <w:szCs w:val="24"/>
        </w:rPr>
        <w:t xml:space="preserve">. (n.d.). </w:t>
      </w:r>
      <w:proofErr w:type="spellStart"/>
      <w:r w:rsidRPr="6CFDE0A7">
        <w:rPr>
          <w:rFonts w:ascii="Times New Roman" w:eastAsia="Times New Roman" w:hAnsi="Times New Roman" w:cs="Times New Roman"/>
          <w:sz w:val="24"/>
          <w:szCs w:val="24"/>
        </w:rPr>
        <w:t>Newmellesports</w:t>
      </w:r>
      <w:proofErr w:type="spellEnd"/>
      <w:r w:rsidRPr="6CFDE0A7">
        <w:rPr>
          <w:rFonts w:ascii="Times New Roman" w:eastAsia="Times New Roman" w:hAnsi="Times New Roman" w:cs="Times New Roman"/>
          <w:sz w:val="24"/>
          <w:szCs w:val="24"/>
        </w:rPr>
        <w:t xml:space="preserve">. </w:t>
      </w:r>
      <w:hyperlink r:id="rId27">
        <w:r w:rsidRPr="6CFDE0A7">
          <w:rPr>
            <w:rStyle w:val="Hyperlink"/>
            <w:rFonts w:ascii="Times New Roman" w:eastAsia="Times New Roman" w:hAnsi="Times New Roman" w:cs="Times New Roman"/>
            <w:color w:val="auto"/>
            <w:sz w:val="24"/>
            <w:szCs w:val="24"/>
          </w:rPr>
          <w:t>https://www.newmellesportsandrec.com/youth-sports</w:t>
        </w:r>
      </w:hyperlink>
    </w:p>
    <w:p w14:paraId="6FA40AB8" w14:textId="183476CE" w:rsidR="751026F8" w:rsidRDefault="751026F8" w:rsidP="6CFDE0A7">
      <w:pPr>
        <w:ind w:left="720" w:hanging="720"/>
        <w:rPr>
          <w:rFonts w:ascii="Times New Roman" w:eastAsia="Times New Roman" w:hAnsi="Times New Roman" w:cs="Times New Roman"/>
          <w:sz w:val="24"/>
          <w:szCs w:val="24"/>
        </w:rPr>
      </w:pPr>
      <w:r w:rsidRPr="6CFDE0A7">
        <w:rPr>
          <w:rFonts w:ascii="Times New Roman" w:eastAsia="Times New Roman" w:hAnsi="Times New Roman" w:cs="Times New Roman"/>
          <w:i/>
          <w:iCs/>
          <w:sz w:val="24"/>
          <w:szCs w:val="24"/>
        </w:rPr>
        <w:t>Before you continue to Google Maps</w:t>
      </w:r>
      <w:r w:rsidRPr="6CFDE0A7">
        <w:rPr>
          <w:rFonts w:ascii="Times New Roman" w:eastAsia="Times New Roman" w:hAnsi="Times New Roman" w:cs="Times New Roman"/>
          <w:sz w:val="24"/>
          <w:szCs w:val="24"/>
        </w:rPr>
        <w:t xml:space="preserve">. (n.d.). </w:t>
      </w:r>
      <w:hyperlink r:id="rId28">
        <w:r w:rsidRPr="6CFDE0A7">
          <w:rPr>
            <w:rStyle w:val="Hyperlink"/>
            <w:rFonts w:ascii="Times New Roman" w:eastAsia="Times New Roman" w:hAnsi="Times New Roman" w:cs="Times New Roman"/>
            <w:color w:val="auto"/>
            <w:sz w:val="24"/>
            <w:szCs w:val="24"/>
          </w:rPr>
          <w:t>https://www.google.com/maps/place/New+Melle+Sports+%26+Recreation/@38.7135876,-90.8777144,15z/data=!4m8!3m7!1s0x87deca37e8868e39:0x9913a351881c31a6!8m2!3d38.7135876!4d-90.8777144!9m1!1b1!16s%2Fg%2F1tcx_cpr</w:t>
        </w:r>
      </w:hyperlink>
    </w:p>
    <w:p w14:paraId="6754DDDA" w14:textId="3E6F5A09" w:rsidR="751026F8" w:rsidRDefault="751026F8" w:rsidP="6CFDE0A7">
      <w:pPr>
        <w:ind w:left="720" w:hanging="720"/>
        <w:rPr>
          <w:rFonts w:ascii="Times New Roman" w:eastAsia="Times New Roman" w:hAnsi="Times New Roman" w:cs="Times New Roman"/>
          <w:sz w:val="24"/>
          <w:szCs w:val="24"/>
        </w:rPr>
      </w:pPr>
      <w:proofErr w:type="spellStart"/>
      <w:r w:rsidRPr="6CFDE0A7">
        <w:rPr>
          <w:rFonts w:ascii="Times New Roman" w:eastAsia="Times New Roman" w:hAnsi="Times New Roman" w:cs="Times New Roman"/>
          <w:sz w:val="24"/>
          <w:szCs w:val="24"/>
        </w:rPr>
        <w:t>Kuligowski</w:t>
      </w:r>
      <w:proofErr w:type="spellEnd"/>
      <w:r w:rsidRPr="6CFDE0A7">
        <w:rPr>
          <w:rFonts w:ascii="Times New Roman" w:eastAsia="Times New Roman" w:hAnsi="Times New Roman" w:cs="Times New Roman"/>
          <w:sz w:val="24"/>
          <w:szCs w:val="24"/>
        </w:rPr>
        <w:t xml:space="preserve">, K. (2023). Why You Need a SWOT Analysis for Your Business. </w:t>
      </w:r>
      <w:r w:rsidRPr="6CFDE0A7">
        <w:rPr>
          <w:rFonts w:ascii="Times New Roman" w:eastAsia="Times New Roman" w:hAnsi="Times New Roman" w:cs="Times New Roman"/>
          <w:i/>
          <w:iCs/>
          <w:sz w:val="24"/>
          <w:szCs w:val="24"/>
        </w:rPr>
        <w:t>business.com</w:t>
      </w:r>
      <w:r w:rsidRPr="6CFDE0A7">
        <w:rPr>
          <w:rFonts w:ascii="Times New Roman" w:eastAsia="Times New Roman" w:hAnsi="Times New Roman" w:cs="Times New Roman"/>
          <w:sz w:val="24"/>
          <w:szCs w:val="24"/>
        </w:rPr>
        <w:t xml:space="preserve">. </w:t>
      </w:r>
      <w:hyperlink r:id="rId29">
        <w:r w:rsidRPr="6CFDE0A7">
          <w:rPr>
            <w:rStyle w:val="Hyperlink"/>
            <w:rFonts w:ascii="Times New Roman" w:eastAsia="Times New Roman" w:hAnsi="Times New Roman" w:cs="Times New Roman"/>
            <w:color w:val="auto"/>
            <w:sz w:val="24"/>
            <w:szCs w:val="24"/>
          </w:rPr>
          <w:t>https://www.business.com/articles/swot-analysis-for-small-business-planning/</w:t>
        </w:r>
      </w:hyperlink>
    </w:p>
    <w:p w14:paraId="4D5CDF59" w14:textId="25D66377" w:rsidR="751026F8" w:rsidRDefault="751026F8" w:rsidP="6CFDE0A7">
      <w:pPr>
        <w:ind w:left="720" w:hanging="72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Bennett, S. (2022). Corporate Social Responsibility (CSR) Statistics. </w:t>
      </w:r>
      <w:proofErr w:type="spellStart"/>
      <w:r w:rsidRPr="6CFDE0A7">
        <w:rPr>
          <w:rFonts w:ascii="Times New Roman" w:eastAsia="Times New Roman" w:hAnsi="Times New Roman" w:cs="Times New Roman"/>
          <w:i/>
          <w:iCs/>
          <w:sz w:val="24"/>
          <w:szCs w:val="24"/>
        </w:rPr>
        <w:t>WebinarCare</w:t>
      </w:r>
      <w:proofErr w:type="spellEnd"/>
      <w:r w:rsidRPr="6CFDE0A7">
        <w:rPr>
          <w:rFonts w:ascii="Times New Roman" w:eastAsia="Times New Roman" w:hAnsi="Times New Roman" w:cs="Times New Roman"/>
          <w:sz w:val="24"/>
          <w:szCs w:val="24"/>
        </w:rPr>
        <w:t xml:space="preserve">. </w:t>
      </w:r>
      <w:hyperlink r:id="rId30">
        <w:r w:rsidRPr="6CFDE0A7">
          <w:rPr>
            <w:rStyle w:val="Hyperlink"/>
            <w:rFonts w:ascii="Times New Roman" w:eastAsia="Times New Roman" w:hAnsi="Times New Roman" w:cs="Times New Roman"/>
            <w:color w:val="auto"/>
            <w:sz w:val="24"/>
            <w:szCs w:val="24"/>
          </w:rPr>
          <w:t>https://webinarcare.com/best-corporate-social-responsibility-software/corporate-social-responsibility-statistics/</w:t>
        </w:r>
      </w:hyperlink>
    </w:p>
    <w:p w14:paraId="3EEB5AB6" w14:textId="65580F49" w:rsidR="751026F8" w:rsidRDefault="751026F8" w:rsidP="6CFDE0A7">
      <w:pPr>
        <w:spacing w:line="240" w:lineRule="auto"/>
        <w:ind w:left="720" w:hanging="720"/>
        <w:rPr>
          <w:rFonts w:ascii="Times New Roman" w:eastAsia="Times New Roman" w:hAnsi="Times New Roman" w:cs="Times New Roman"/>
          <w:sz w:val="24"/>
          <w:szCs w:val="24"/>
        </w:rPr>
      </w:pPr>
      <w:r w:rsidRPr="6CFDE0A7">
        <w:rPr>
          <w:rFonts w:ascii="Times New Roman" w:eastAsia="Times New Roman" w:hAnsi="Times New Roman" w:cs="Times New Roman"/>
          <w:i/>
          <w:iCs/>
          <w:sz w:val="24"/>
          <w:szCs w:val="24"/>
        </w:rPr>
        <w:t>City of Chesterfield, Missouri | Pavilion Rental</w:t>
      </w:r>
      <w:r w:rsidRPr="6CFDE0A7">
        <w:rPr>
          <w:rFonts w:ascii="Times New Roman" w:eastAsia="Times New Roman" w:hAnsi="Times New Roman" w:cs="Times New Roman"/>
          <w:sz w:val="24"/>
          <w:szCs w:val="24"/>
        </w:rPr>
        <w:t xml:space="preserve">. (n.d.). City of Chesterfield, </w:t>
      </w:r>
      <w:proofErr w:type="gramStart"/>
      <w:r w:rsidRPr="6CFDE0A7">
        <w:rPr>
          <w:rFonts w:ascii="Times New Roman" w:eastAsia="Times New Roman" w:hAnsi="Times New Roman" w:cs="Times New Roman"/>
          <w:sz w:val="24"/>
          <w:szCs w:val="24"/>
        </w:rPr>
        <w:t>Missouri  2023</w:t>
      </w:r>
      <w:proofErr w:type="gramEnd"/>
      <w:r w:rsidRPr="6CFDE0A7">
        <w:rPr>
          <w:rFonts w:ascii="Times New Roman" w:eastAsia="Times New Roman" w:hAnsi="Times New Roman" w:cs="Times New Roman"/>
          <w:sz w:val="24"/>
          <w:szCs w:val="24"/>
        </w:rPr>
        <w:t xml:space="preserve">. </w:t>
      </w:r>
      <w:hyperlink r:id="rId31">
        <w:r w:rsidRPr="6CFDE0A7">
          <w:rPr>
            <w:rStyle w:val="Hyperlink"/>
            <w:rFonts w:ascii="Times New Roman" w:eastAsia="Times New Roman" w:hAnsi="Times New Roman" w:cs="Times New Roman"/>
            <w:color w:val="auto"/>
            <w:sz w:val="24"/>
            <w:szCs w:val="24"/>
          </w:rPr>
          <w:t>https://www.chesterfield.mo.us/pavilion-rental.html</w:t>
        </w:r>
      </w:hyperlink>
    </w:p>
    <w:p w14:paraId="1A23A5C3" w14:textId="59537460" w:rsidR="751026F8" w:rsidRDefault="751026F8" w:rsidP="6CFDE0A7">
      <w:pPr>
        <w:spacing w:line="240" w:lineRule="auto"/>
        <w:ind w:left="1440" w:hanging="1440"/>
        <w:rPr>
          <w:rFonts w:ascii="Times New Roman" w:eastAsia="Times New Roman" w:hAnsi="Times New Roman" w:cs="Times New Roman"/>
          <w:sz w:val="24"/>
          <w:szCs w:val="24"/>
        </w:rPr>
      </w:pPr>
      <w:r w:rsidRPr="6CFDE0A7">
        <w:rPr>
          <w:rFonts w:ascii="Times New Roman" w:eastAsia="Times New Roman" w:hAnsi="Times New Roman" w:cs="Times New Roman"/>
          <w:i/>
          <w:iCs/>
          <w:sz w:val="24"/>
          <w:szCs w:val="24"/>
        </w:rPr>
        <w:t>Facebook</w:t>
      </w:r>
      <w:r w:rsidRPr="6CFDE0A7">
        <w:rPr>
          <w:rFonts w:ascii="Times New Roman" w:eastAsia="Times New Roman" w:hAnsi="Times New Roman" w:cs="Times New Roman"/>
          <w:sz w:val="24"/>
          <w:szCs w:val="24"/>
        </w:rPr>
        <w:t xml:space="preserve">. (n.d.). </w:t>
      </w:r>
      <w:hyperlink r:id="rId32">
        <w:r w:rsidRPr="6CFDE0A7">
          <w:rPr>
            <w:rStyle w:val="Hyperlink"/>
            <w:rFonts w:ascii="Times New Roman" w:eastAsia="Times New Roman" w:hAnsi="Times New Roman" w:cs="Times New Roman"/>
            <w:color w:val="auto"/>
            <w:sz w:val="24"/>
            <w:szCs w:val="24"/>
          </w:rPr>
          <w:t>https://www.facebook.com/chesterfieldparks/</w:t>
        </w:r>
      </w:hyperlink>
    </w:p>
    <w:p w14:paraId="4734FD0F" w14:textId="1038A48E" w:rsidR="751026F8" w:rsidRDefault="751026F8" w:rsidP="6CFDE0A7">
      <w:pPr>
        <w:spacing w:line="240" w:lineRule="auto"/>
        <w:ind w:left="720" w:hanging="720"/>
        <w:rPr>
          <w:rFonts w:ascii="Times New Roman" w:eastAsia="Times New Roman" w:hAnsi="Times New Roman" w:cs="Times New Roman"/>
          <w:sz w:val="24"/>
          <w:szCs w:val="24"/>
        </w:rPr>
      </w:pPr>
      <w:proofErr w:type="spellStart"/>
      <w:r w:rsidRPr="6CFDE0A7">
        <w:rPr>
          <w:rFonts w:ascii="Times New Roman" w:eastAsia="Times New Roman" w:hAnsi="Times New Roman" w:cs="Times New Roman"/>
          <w:sz w:val="24"/>
          <w:szCs w:val="24"/>
        </w:rPr>
        <w:t>PlanetTogether</w:t>
      </w:r>
      <w:proofErr w:type="spellEnd"/>
      <w:r w:rsidRPr="6CFDE0A7">
        <w:rPr>
          <w:rFonts w:ascii="Times New Roman" w:eastAsia="Times New Roman" w:hAnsi="Times New Roman" w:cs="Times New Roman"/>
          <w:sz w:val="24"/>
          <w:szCs w:val="24"/>
        </w:rPr>
        <w:t xml:space="preserve">. (n.d.). </w:t>
      </w:r>
      <w:r w:rsidRPr="6CFDE0A7">
        <w:rPr>
          <w:rFonts w:ascii="Times New Roman" w:eastAsia="Times New Roman" w:hAnsi="Times New Roman" w:cs="Times New Roman"/>
          <w:i/>
          <w:iCs/>
          <w:sz w:val="24"/>
          <w:szCs w:val="24"/>
        </w:rPr>
        <w:t>Capacity Analysis in Operations Management</w:t>
      </w:r>
      <w:r w:rsidRPr="6CFDE0A7">
        <w:rPr>
          <w:rFonts w:ascii="Times New Roman" w:eastAsia="Times New Roman" w:hAnsi="Times New Roman" w:cs="Times New Roman"/>
          <w:sz w:val="24"/>
          <w:szCs w:val="24"/>
        </w:rPr>
        <w:t xml:space="preserve">. </w:t>
      </w:r>
      <w:hyperlink r:id="rId33">
        <w:r w:rsidRPr="6CFDE0A7">
          <w:rPr>
            <w:rStyle w:val="Hyperlink"/>
            <w:rFonts w:ascii="Times New Roman" w:eastAsia="Times New Roman" w:hAnsi="Times New Roman" w:cs="Times New Roman"/>
            <w:color w:val="auto"/>
            <w:sz w:val="24"/>
            <w:szCs w:val="24"/>
          </w:rPr>
          <w:t>https://www.planettogether.com/blog/capacity-analysis-in-operations-management</w:t>
        </w:r>
      </w:hyperlink>
    </w:p>
    <w:p w14:paraId="3AC3DCFC" w14:textId="28800827" w:rsidR="7C31D9D7" w:rsidRDefault="7C31D9D7" w:rsidP="6CFDE0A7">
      <w:pPr>
        <w:spacing w:line="240" w:lineRule="auto"/>
        <w:ind w:left="567" w:hanging="567"/>
        <w:rPr>
          <w:rFonts w:ascii="Times New Roman" w:eastAsia="Times New Roman" w:hAnsi="Times New Roman" w:cs="Times New Roman"/>
          <w:sz w:val="24"/>
          <w:szCs w:val="24"/>
        </w:rPr>
      </w:pPr>
      <w:proofErr w:type="spellStart"/>
      <w:r w:rsidRPr="6CFDE0A7">
        <w:rPr>
          <w:rFonts w:ascii="Times New Roman" w:eastAsia="Times New Roman" w:hAnsi="Times New Roman" w:cs="Times New Roman"/>
          <w:sz w:val="24"/>
          <w:szCs w:val="24"/>
        </w:rPr>
        <w:t>ThinkVidya</w:t>
      </w:r>
      <w:proofErr w:type="spellEnd"/>
      <w:r w:rsidRPr="6CFDE0A7">
        <w:rPr>
          <w:rFonts w:ascii="Times New Roman" w:eastAsia="Times New Roman" w:hAnsi="Times New Roman" w:cs="Times New Roman"/>
          <w:sz w:val="24"/>
          <w:szCs w:val="24"/>
        </w:rPr>
        <w:t xml:space="preserve"> Learning Pvt Ltd. (n.d.). </w:t>
      </w:r>
      <w:r w:rsidRPr="6CFDE0A7">
        <w:rPr>
          <w:rFonts w:ascii="Times New Roman" w:eastAsia="Times New Roman" w:hAnsi="Times New Roman" w:cs="Times New Roman"/>
          <w:i/>
          <w:iCs/>
          <w:sz w:val="24"/>
          <w:szCs w:val="24"/>
        </w:rPr>
        <w:t>Top 10 affordable meditation classes near St. Louis, MO</w:t>
      </w:r>
      <w:r w:rsidRPr="6CFDE0A7">
        <w:rPr>
          <w:rFonts w:ascii="Times New Roman" w:eastAsia="Times New Roman" w:hAnsi="Times New Roman" w:cs="Times New Roman"/>
          <w:sz w:val="24"/>
          <w:szCs w:val="24"/>
        </w:rPr>
        <w:t xml:space="preserve">. UrbanPro.com. </w:t>
      </w:r>
      <w:hyperlink r:id="rId34">
        <w:r w:rsidRPr="6CFDE0A7">
          <w:rPr>
            <w:rStyle w:val="Hyperlink"/>
            <w:rFonts w:ascii="Times New Roman" w:eastAsia="Times New Roman" w:hAnsi="Times New Roman" w:cs="Times New Roman"/>
            <w:color w:val="auto"/>
            <w:sz w:val="24"/>
            <w:szCs w:val="24"/>
          </w:rPr>
          <w:t>https://www.urbanpro.com/usa/mo-st-louis/meditation-classes/32795041</w:t>
        </w:r>
      </w:hyperlink>
    </w:p>
    <w:p w14:paraId="0A50C3B1" w14:textId="095F607A" w:rsidR="6EB1FFE7" w:rsidRDefault="6EB1FFE7" w:rsidP="6CFDE0A7">
      <w:pPr>
        <w:spacing w:line="240" w:lineRule="auto"/>
        <w:ind w:left="567" w:hanging="567"/>
        <w:rPr>
          <w:rFonts w:ascii="Times New Roman" w:eastAsia="Times New Roman" w:hAnsi="Times New Roman" w:cs="Times New Roman"/>
          <w:sz w:val="24"/>
          <w:szCs w:val="24"/>
        </w:rPr>
      </w:pPr>
      <w:proofErr w:type="spellStart"/>
      <w:r w:rsidRPr="6CFDE0A7">
        <w:rPr>
          <w:rFonts w:ascii="Times New Roman" w:eastAsia="Times New Roman" w:hAnsi="Times New Roman" w:cs="Times New Roman"/>
          <w:sz w:val="24"/>
          <w:szCs w:val="24"/>
        </w:rPr>
        <w:t>Eckley</w:t>
      </w:r>
      <w:proofErr w:type="spellEnd"/>
      <w:r w:rsidRPr="6CFDE0A7">
        <w:rPr>
          <w:rFonts w:ascii="Times New Roman" w:eastAsia="Times New Roman" w:hAnsi="Times New Roman" w:cs="Times New Roman"/>
          <w:sz w:val="24"/>
          <w:szCs w:val="24"/>
        </w:rPr>
        <w:t xml:space="preserve">, E. (2016, February 18). </w:t>
      </w:r>
      <w:r w:rsidRPr="6CFDE0A7">
        <w:rPr>
          <w:rFonts w:ascii="Times New Roman" w:eastAsia="Times New Roman" w:hAnsi="Times New Roman" w:cs="Times New Roman"/>
          <w:i/>
          <w:iCs/>
          <w:sz w:val="24"/>
          <w:szCs w:val="24"/>
        </w:rPr>
        <w:t>Where to find free and affordable yoga classes in St. Louis</w:t>
      </w:r>
      <w:r w:rsidRPr="6CFDE0A7">
        <w:rPr>
          <w:rFonts w:ascii="Times New Roman" w:eastAsia="Times New Roman" w:hAnsi="Times New Roman" w:cs="Times New Roman"/>
          <w:sz w:val="24"/>
          <w:szCs w:val="24"/>
        </w:rPr>
        <w:t xml:space="preserve">. St. Louis Magazine. </w:t>
      </w:r>
      <w:hyperlink r:id="rId35">
        <w:r w:rsidRPr="6CFDE0A7">
          <w:rPr>
            <w:rStyle w:val="Hyperlink"/>
            <w:rFonts w:ascii="Times New Roman" w:eastAsia="Times New Roman" w:hAnsi="Times New Roman" w:cs="Times New Roman"/>
            <w:color w:val="auto"/>
            <w:sz w:val="24"/>
            <w:szCs w:val="24"/>
          </w:rPr>
          <w:t>https://www.stlmag.com/health/where-to-find-free-and-affordable-yoga-classes-in-st-louis/</w:t>
        </w:r>
      </w:hyperlink>
    </w:p>
    <w:p w14:paraId="5E5D5DDA" w14:textId="13A37881" w:rsidR="3A8C69C1" w:rsidRDefault="3A8C69C1" w:rsidP="6CFDE0A7">
      <w:pPr>
        <w:spacing w:line="240" w:lineRule="auto"/>
        <w:ind w:left="567" w:hanging="567"/>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CCH, T. (2022, September 28). </w:t>
      </w:r>
      <w:r w:rsidRPr="6CFDE0A7">
        <w:rPr>
          <w:rFonts w:ascii="Times New Roman" w:eastAsia="Times New Roman" w:hAnsi="Times New Roman" w:cs="Times New Roman"/>
          <w:i/>
          <w:iCs/>
          <w:sz w:val="24"/>
          <w:szCs w:val="24"/>
        </w:rPr>
        <w:t>Capacity Planning for service organizations: The value of scaling your business</w:t>
      </w:r>
      <w:r w:rsidRPr="6CFDE0A7">
        <w:rPr>
          <w:rFonts w:ascii="Times New Roman" w:eastAsia="Times New Roman" w:hAnsi="Times New Roman" w:cs="Times New Roman"/>
          <w:sz w:val="24"/>
          <w:szCs w:val="24"/>
        </w:rPr>
        <w:t xml:space="preserve">. Back to top. Retrieved April 17, 2023, from </w:t>
      </w:r>
      <w:hyperlink r:id="rId36">
        <w:r w:rsidRPr="6CFDE0A7">
          <w:rPr>
            <w:rStyle w:val="Hyperlink"/>
            <w:rFonts w:ascii="Times New Roman" w:eastAsia="Times New Roman" w:hAnsi="Times New Roman" w:cs="Times New Roman"/>
            <w:color w:val="auto"/>
            <w:sz w:val="24"/>
            <w:szCs w:val="24"/>
          </w:rPr>
          <w:t>https://www.wolterskluwer.com/en/expert-insights/the-value-of-capacity-planning-process</w:t>
        </w:r>
      </w:hyperlink>
    </w:p>
    <w:p w14:paraId="3801B243" w14:textId="074B5C7E" w:rsidR="710E1D42" w:rsidRDefault="710E1D42" w:rsidP="6CFDE0A7">
      <w:pPr>
        <w:spacing w:line="240" w:lineRule="auto"/>
        <w:ind w:left="567" w:hanging="567"/>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Waters, A. (2023, March 17). </w:t>
      </w:r>
      <w:r w:rsidRPr="6CFDE0A7">
        <w:rPr>
          <w:rFonts w:ascii="Times New Roman" w:eastAsia="Times New Roman" w:hAnsi="Times New Roman" w:cs="Times New Roman"/>
          <w:i/>
          <w:iCs/>
          <w:sz w:val="24"/>
          <w:szCs w:val="24"/>
        </w:rPr>
        <w:t>The real-world benefits of volunteering for college students</w:t>
      </w:r>
      <w:r w:rsidRPr="6CFDE0A7">
        <w:rPr>
          <w:rFonts w:ascii="Times New Roman" w:eastAsia="Times New Roman" w:hAnsi="Times New Roman" w:cs="Times New Roman"/>
          <w:sz w:val="24"/>
          <w:szCs w:val="24"/>
        </w:rPr>
        <w:t xml:space="preserve">. The Real-World Benefits of Volunteering for College Students. Retrieved April 17, 2023, from </w:t>
      </w:r>
      <w:hyperlink r:id="rId37">
        <w:r w:rsidRPr="6CFDE0A7">
          <w:rPr>
            <w:rStyle w:val="Hyperlink"/>
            <w:rFonts w:ascii="Times New Roman" w:eastAsia="Times New Roman" w:hAnsi="Times New Roman" w:cs="Times New Roman"/>
            <w:color w:val="auto"/>
            <w:sz w:val="24"/>
            <w:szCs w:val="24"/>
          </w:rPr>
          <w:t>https://www.galaxydigital.com/blog/benefits-volunteering-college</w:t>
        </w:r>
      </w:hyperlink>
    </w:p>
    <w:p w14:paraId="200979C1" w14:textId="4E0D9736" w:rsidR="5F1114CD" w:rsidRDefault="5F1114CD" w:rsidP="6CFDE0A7">
      <w:pPr>
        <w:spacing w:line="240" w:lineRule="auto"/>
        <w:ind w:left="567" w:hanging="567"/>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 xml:space="preserve">Team, W. (2023, March 16). </w:t>
      </w:r>
      <w:r w:rsidRPr="6CFDE0A7">
        <w:rPr>
          <w:rFonts w:ascii="Times New Roman" w:eastAsia="Times New Roman" w:hAnsi="Times New Roman" w:cs="Times New Roman"/>
          <w:i/>
          <w:iCs/>
          <w:sz w:val="24"/>
          <w:szCs w:val="24"/>
        </w:rPr>
        <w:t>Demand planning</w:t>
      </w:r>
      <w:r w:rsidRPr="6CFDE0A7">
        <w:rPr>
          <w:rFonts w:ascii="Times New Roman" w:eastAsia="Times New Roman" w:hAnsi="Times New Roman" w:cs="Times New Roman"/>
          <w:sz w:val="24"/>
          <w:szCs w:val="24"/>
        </w:rPr>
        <w:t xml:space="preserve">. </w:t>
      </w:r>
      <w:proofErr w:type="spellStart"/>
      <w:r w:rsidRPr="6CFDE0A7">
        <w:rPr>
          <w:rFonts w:ascii="Times New Roman" w:eastAsia="Times New Roman" w:hAnsi="Times New Roman" w:cs="Times New Roman"/>
          <w:sz w:val="24"/>
          <w:szCs w:val="24"/>
        </w:rPr>
        <w:t>WallStreetMojo</w:t>
      </w:r>
      <w:proofErr w:type="spellEnd"/>
      <w:r w:rsidRPr="6CFDE0A7">
        <w:rPr>
          <w:rFonts w:ascii="Times New Roman" w:eastAsia="Times New Roman" w:hAnsi="Times New Roman" w:cs="Times New Roman"/>
          <w:sz w:val="24"/>
          <w:szCs w:val="24"/>
        </w:rPr>
        <w:t xml:space="preserve">. Retrieved April 17, 2023, from </w:t>
      </w:r>
      <w:hyperlink r:id="rId38">
        <w:r w:rsidRPr="6CFDE0A7">
          <w:rPr>
            <w:rStyle w:val="Hyperlink"/>
            <w:rFonts w:ascii="Times New Roman" w:eastAsia="Times New Roman" w:hAnsi="Times New Roman" w:cs="Times New Roman"/>
            <w:color w:val="auto"/>
            <w:sz w:val="24"/>
            <w:szCs w:val="24"/>
          </w:rPr>
          <w:t>https://www.wallstreetmojo.com/demand-planning/</w:t>
        </w:r>
      </w:hyperlink>
    </w:p>
    <w:p w14:paraId="5A8DE37D" w14:textId="4E0D9736" w:rsidR="1AFF95ED" w:rsidRDefault="1AFF95ED" w:rsidP="6CFDE0A7">
      <w:pPr>
        <w:spacing w:line="240" w:lineRule="auto"/>
        <w:ind w:left="567" w:hanging="567"/>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Zycus. (2018, December 13). </w:t>
      </w:r>
      <w:r w:rsidRPr="6CFDE0A7">
        <w:rPr>
          <w:rFonts w:ascii="Times New Roman" w:eastAsia="Times New Roman" w:hAnsi="Times New Roman" w:cs="Times New Roman"/>
          <w:i/>
          <w:iCs/>
          <w:sz w:val="24"/>
          <w:szCs w:val="24"/>
        </w:rPr>
        <w:t>Supplier management- benefits, process, &amp; best practices</w:t>
      </w:r>
      <w:r w:rsidRPr="6CFDE0A7">
        <w:rPr>
          <w:rFonts w:ascii="Times New Roman" w:eastAsia="Times New Roman" w:hAnsi="Times New Roman" w:cs="Times New Roman"/>
          <w:sz w:val="24"/>
          <w:szCs w:val="24"/>
        </w:rPr>
        <w:t xml:space="preserve">. </w:t>
      </w:r>
      <w:proofErr w:type="spellStart"/>
      <w:r w:rsidRPr="6CFDE0A7">
        <w:rPr>
          <w:rFonts w:ascii="Times New Roman" w:eastAsia="Times New Roman" w:hAnsi="Times New Roman" w:cs="Times New Roman"/>
          <w:sz w:val="24"/>
          <w:szCs w:val="24"/>
        </w:rPr>
        <w:t>zycus</w:t>
      </w:r>
      <w:proofErr w:type="spellEnd"/>
      <w:r w:rsidRPr="6CFDE0A7">
        <w:rPr>
          <w:rFonts w:ascii="Times New Roman" w:eastAsia="Times New Roman" w:hAnsi="Times New Roman" w:cs="Times New Roman"/>
          <w:sz w:val="24"/>
          <w:szCs w:val="24"/>
        </w:rPr>
        <w:t xml:space="preserve">. Retrieved April 17, 2023, from </w:t>
      </w:r>
      <w:hyperlink r:id="rId39">
        <w:r w:rsidRPr="6CFDE0A7">
          <w:rPr>
            <w:rStyle w:val="Hyperlink"/>
            <w:rFonts w:ascii="Times New Roman" w:eastAsia="Times New Roman" w:hAnsi="Times New Roman" w:cs="Times New Roman"/>
            <w:color w:val="auto"/>
            <w:sz w:val="24"/>
            <w:szCs w:val="24"/>
          </w:rPr>
          <w:t>https://www.zycus.com/blog/supplier-management/understanding-supplier-management-its-benefits-process-and-best-practices</w:t>
        </w:r>
      </w:hyperlink>
    </w:p>
    <w:p w14:paraId="031FFACA" w14:textId="3A2B2B22" w:rsidR="271D678C" w:rsidRDefault="271D678C" w:rsidP="6CFDE0A7">
      <w:pPr>
        <w:spacing w:line="240" w:lineRule="auto"/>
        <w:ind w:left="720" w:hanging="720"/>
        <w:rPr>
          <w:rFonts w:ascii="Times New Roman" w:eastAsia="Times New Roman" w:hAnsi="Times New Roman" w:cs="Times New Roman"/>
          <w:sz w:val="24"/>
          <w:szCs w:val="24"/>
        </w:rPr>
      </w:pPr>
      <w:r w:rsidRPr="6CFDE0A7">
        <w:rPr>
          <w:rFonts w:ascii="Times New Roman" w:eastAsia="Times New Roman" w:hAnsi="Times New Roman" w:cs="Times New Roman"/>
          <w:i/>
          <w:iCs/>
          <w:sz w:val="24"/>
          <w:szCs w:val="24"/>
        </w:rPr>
        <w:t>MLB-MLBPA Youth Development Foundation</w:t>
      </w:r>
      <w:r w:rsidRPr="6CFDE0A7">
        <w:rPr>
          <w:rFonts w:ascii="Times New Roman" w:eastAsia="Times New Roman" w:hAnsi="Times New Roman" w:cs="Times New Roman"/>
          <w:sz w:val="24"/>
          <w:szCs w:val="24"/>
        </w:rPr>
        <w:t xml:space="preserve">. (n.d.). baseballydf.com. </w:t>
      </w:r>
      <w:hyperlink r:id="rId40">
        <w:r w:rsidRPr="6CFDE0A7">
          <w:rPr>
            <w:rStyle w:val="Hyperlink"/>
            <w:rFonts w:ascii="Times New Roman" w:eastAsia="Times New Roman" w:hAnsi="Times New Roman" w:cs="Times New Roman"/>
            <w:color w:val="auto"/>
            <w:sz w:val="24"/>
            <w:szCs w:val="24"/>
          </w:rPr>
          <w:t>https://www.baseballydf.com/apply</w:t>
        </w:r>
      </w:hyperlink>
    </w:p>
    <w:p w14:paraId="642516EE" w14:textId="62073A25" w:rsidR="18F60AEB" w:rsidRDefault="18F60AEB" w:rsidP="6CFDE0A7">
      <w:pPr>
        <w:spacing w:line="240" w:lineRule="auto"/>
        <w:ind w:left="567" w:hanging="567"/>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Thomas. (2022, November 1). </w:t>
      </w:r>
      <w:r w:rsidRPr="6CFDE0A7">
        <w:rPr>
          <w:rFonts w:ascii="Times New Roman" w:eastAsia="Times New Roman" w:hAnsi="Times New Roman" w:cs="Times New Roman"/>
          <w:i/>
          <w:iCs/>
          <w:sz w:val="24"/>
          <w:szCs w:val="24"/>
        </w:rPr>
        <w:t>Reorder point formula and safety stock: A complete guide</w:t>
      </w:r>
      <w:r w:rsidRPr="6CFDE0A7">
        <w:rPr>
          <w:rFonts w:ascii="Times New Roman" w:eastAsia="Times New Roman" w:hAnsi="Times New Roman" w:cs="Times New Roman"/>
          <w:sz w:val="24"/>
          <w:szCs w:val="24"/>
        </w:rPr>
        <w:t xml:space="preserve">. </w:t>
      </w:r>
      <w:proofErr w:type="spellStart"/>
      <w:r w:rsidRPr="6CFDE0A7">
        <w:rPr>
          <w:rFonts w:ascii="Times New Roman" w:eastAsia="Times New Roman" w:hAnsi="Times New Roman" w:cs="Times New Roman"/>
          <w:sz w:val="24"/>
          <w:szCs w:val="24"/>
        </w:rPr>
        <w:t>inFlow</w:t>
      </w:r>
      <w:proofErr w:type="spellEnd"/>
      <w:r w:rsidRPr="6CFDE0A7">
        <w:rPr>
          <w:rFonts w:ascii="Times New Roman" w:eastAsia="Times New Roman" w:hAnsi="Times New Roman" w:cs="Times New Roman"/>
          <w:sz w:val="24"/>
          <w:szCs w:val="24"/>
        </w:rPr>
        <w:t xml:space="preserve"> Inventory. Retrieved April 17, 2023, from </w:t>
      </w:r>
      <w:hyperlink r:id="rId41">
        <w:r w:rsidRPr="6CFDE0A7">
          <w:rPr>
            <w:rStyle w:val="Hyperlink"/>
            <w:rFonts w:ascii="Times New Roman" w:eastAsia="Times New Roman" w:hAnsi="Times New Roman" w:cs="Times New Roman"/>
            <w:color w:val="auto"/>
            <w:sz w:val="24"/>
            <w:szCs w:val="24"/>
          </w:rPr>
          <w:t>https://www.inflowinventory.com/blog/reorder-point-formula-safety-stock/</w:t>
        </w:r>
      </w:hyperlink>
    </w:p>
    <w:p w14:paraId="3E6C6651" w14:textId="69593EEC" w:rsidR="6E8E51BB" w:rsidRDefault="6E8E51BB" w:rsidP="6CFDE0A7">
      <w:pPr>
        <w:spacing w:line="240" w:lineRule="auto"/>
        <w:ind w:left="567" w:hanging="567"/>
        <w:rPr>
          <w:rFonts w:ascii="Times New Roman" w:eastAsia="Times New Roman" w:hAnsi="Times New Roman" w:cs="Times New Roman"/>
          <w:sz w:val="24"/>
          <w:szCs w:val="24"/>
        </w:rPr>
      </w:pPr>
      <w:proofErr w:type="spellStart"/>
      <w:r w:rsidRPr="6CFDE0A7">
        <w:rPr>
          <w:rFonts w:ascii="Times New Roman" w:eastAsia="Times New Roman" w:hAnsi="Times New Roman" w:cs="Times New Roman"/>
          <w:sz w:val="24"/>
          <w:szCs w:val="24"/>
        </w:rPr>
        <w:t>Izquierdo</w:t>
      </w:r>
      <w:proofErr w:type="spellEnd"/>
      <w:r w:rsidRPr="6CFDE0A7">
        <w:rPr>
          <w:rFonts w:ascii="Times New Roman" w:eastAsia="Times New Roman" w:hAnsi="Times New Roman" w:cs="Times New Roman"/>
          <w:sz w:val="24"/>
          <w:szCs w:val="24"/>
        </w:rPr>
        <w:t xml:space="preserve">, R. (2022, August 5). </w:t>
      </w:r>
      <w:r w:rsidRPr="6CFDE0A7">
        <w:rPr>
          <w:rFonts w:ascii="Times New Roman" w:eastAsia="Times New Roman" w:hAnsi="Times New Roman" w:cs="Times New Roman"/>
          <w:i/>
          <w:iCs/>
          <w:sz w:val="24"/>
          <w:szCs w:val="24"/>
        </w:rPr>
        <w:t>How to implement process improvement: 6-Step Approach</w:t>
      </w:r>
      <w:r w:rsidRPr="6CFDE0A7">
        <w:rPr>
          <w:rFonts w:ascii="Times New Roman" w:eastAsia="Times New Roman" w:hAnsi="Times New Roman" w:cs="Times New Roman"/>
          <w:sz w:val="24"/>
          <w:szCs w:val="24"/>
        </w:rPr>
        <w:t xml:space="preserve">. The Motley Fool. Retrieved April 17, 2023, from </w:t>
      </w:r>
      <w:hyperlink r:id="rId42">
        <w:r w:rsidRPr="6CFDE0A7">
          <w:rPr>
            <w:rStyle w:val="Hyperlink"/>
            <w:rFonts w:ascii="Times New Roman" w:eastAsia="Times New Roman" w:hAnsi="Times New Roman" w:cs="Times New Roman"/>
            <w:color w:val="auto"/>
            <w:sz w:val="24"/>
            <w:szCs w:val="24"/>
          </w:rPr>
          <w:t>https://www.fool.com/the-ascent/small-business/project-management/articles/process-improvement/</w:t>
        </w:r>
      </w:hyperlink>
    </w:p>
    <w:p w14:paraId="596374C6" w14:textId="227CEA5C" w:rsidR="7D9F9788" w:rsidRDefault="7D9F9788" w:rsidP="6CFDE0A7">
      <w:pPr>
        <w:spacing w:line="240" w:lineRule="auto"/>
        <w:ind w:left="567" w:hanging="567"/>
        <w:rPr>
          <w:rFonts w:ascii="Times New Roman" w:eastAsia="Times New Roman" w:hAnsi="Times New Roman" w:cs="Times New Roman"/>
          <w:sz w:val="24"/>
          <w:szCs w:val="24"/>
        </w:rPr>
      </w:pPr>
      <w:proofErr w:type="spellStart"/>
      <w:r w:rsidRPr="6CFDE0A7">
        <w:rPr>
          <w:rFonts w:ascii="Times New Roman" w:eastAsia="Times New Roman" w:hAnsi="Times New Roman" w:cs="Times New Roman"/>
          <w:sz w:val="24"/>
          <w:szCs w:val="24"/>
        </w:rPr>
        <w:t>Frevvoblog</w:t>
      </w:r>
      <w:proofErr w:type="spellEnd"/>
      <w:r w:rsidRPr="6CFDE0A7">
        <w:rPr>
          <w:rFonts w:ascii="Times New Roman" w:eastAsia="Times New Roman" w:hAnsi="Times New Roman" w:cs="Times New Roman"/>
          <w:sz w:val="24"/>
          <w:szCs w:val="24"/>
        </w:rPr>
        <w:t xml:space="preserve">. (2022, February 16). </w:t>
      </w:r>
      <w:r w:rsidRPr="6CFDE0A7">
        <w:rPr>
          <w:rFonts w:ascii="Times New Roman" w:eastAsia="Times New Roman" w:hAnsi="Times New Roman" w:cs="Times New Roman"/>
          <w:i/>
          <w:iCs/>
          <w:sz w:val="24"/>
          <w:szCs w:val="24"/>
        </w:rPr>
        <w:t>Continuous process improvement: Benefits and strategies</w:t>
      </w:r>
      <w:r w:rsidRPr="6CFDE0A7">
        <w:rPr>
          <w:rFonts w:ascii="Times New Roman" w:eastAsia="Times New Roman" w:hAnsi="Times New Roman" w:cs="Times New Roman"/>
          <w:sz w:val="24"/>
          <w:szCs w:val="24"/>
        </w:rPr>
        <w:t xml:space="preserve">. </w:t>
      </w:r>
      <w:proofErr w:type="spellStart"/>
      <w:r w:rsidRPr="6CFDE0A7">
        <w:rPr>
          <w:rFonts w:ascii="Times New Roman" w:eastAsia="Times New Roman" w:hAnsi="Times New Roman" w:cs="Times New Roman"/>
          <w:sz w:val="24"/>
          <w:szCs w:val="24"/>
        </w:rPr>
        <w:t>frevvo</w:t>
      </w:r>
      <w:proofErr w:type="spellEnd"/>
      <w:r w:rsidRPr="6CFDE0A7">
        <w:rPr>
          <w:rFonts w:ascii="Times New Roman" w:eastAsia="Times New Roman" w:hAnsi="Times New Roman" w:cs="Times New Roman"/>
          <w:sz w:val="24"/>
          <w:szCs w:val="24"/>
        </w:rPr>
        <w:t xml:space="preserve"> Blog. Retrieved April 17, 2023, from </w:t>
      </w:r>
      <w:hyperlink r:id="rId43">
        <w:r w:rsidRPr="6CFDE0A7">
          <w:rPr>
            <w:rStyle w:val="Hyperlink"/>
            <w:rFonts w:ascii="Times New Roman" w:eastAsia="Times New Roman" w:hAnsi="Times New Roman" w:cs="Times New Roman"/>
            <w:color w:val="auto"/>
            <w:sz w:val="24"/>
            <w:szCs w:val="24"/>
          </w:rPr>
          <w:t>https://www.frevvo.com/blog/continuous-process-improvement/</w:t>
        </w:r>
      </w:hyperlink>
    </w:p>
    <w:p w14:paraId="2AC0E837" w14:textId="7D2229F3" w:rsidR="2865B23A" w:rsidRDefault="2865B23A" w:rsidP="6CFDE0A7">
      <w:pPr>
        <w:spacing w:line="240" w:lineRule="auto"/>
        <w:ind w:left="720" w:hanging="720"/>
      </w:pPr>
      <w:proofErr w:type="spellStart"/>
      <w:r w:rsidRPr="6CFDE0A7">
        <w:rPr>
          <w:rFonts w:ascii="Times New Roman" w:eastAsia="Times New Roman" w:hAnsi="Times New Roman" w:cs="Times New Roman"/>
          <w:sz w:val="24"/>
          <w:szCs w:val="24"/>
        </w:rPr>
        <w:t>WebstaurantStore</w:t>
      </w:r>
      <w:proofErr w:type="spellEnd"/>
      <w:r w:rsidRPr="6CFDE0A7">
        <w:rPr>
          <w:rFonts w:ascii="Times New Roman" w:eastAsia="Times New Roman" w:hAnsi="Times New Roman" w:cs="Times New Roman"/>
          <w:sz w:val="24"/>
          <w:szCs w:val="24"/>
        </w:rPr>
        <w:t xml:space="preserve">. (2023). Concession Stand Food Ideas: Popular &amp; Profitable Ideas. </w:t>
      </w:r>
      <w:proofErr w:type="spellStart"/>
      <w:r w:rsidRPr="6CFDE0A7">
        <w:rPr>
          <w:rFonts w:ascii="Times New Roman" w:eastAsia="Times New Roman" w:hAnsi="Times New Roman" w:cs="Times New Roman"/>
          <w:i/>
          <w:iCs/>
          <w:sz w:val="24"/>
          <w:szCs w:val="24"/>
        </w:rPr>
        <w:t>WebstaurantStore</w:t>
      </w:r>
      <w:proofErr w:type="spellEnd"/>
      <w:r w:rsidRPr="6CFDE0A7">
        <w:rPr>
          <w:rFonts w:ascii="Times New Roman" w:eastAsia="Times New Roman" w:hAnsi="Times New Roman" w:cs="Times New Roman"/>
          <w:sz w:val="24"/>
          <w:szCs w:val="24"/>
        </w:rPr>
        <w:t xml:space="preserve">. </w:t>
      </w:r>
      <w:hyperlink r:id="rId44">
        <w:r w:rsidRPr="6CFDE0A7">
          <w:rPr>
            <w:rStyle w:val="Hyperlink"/>
            <w:rFonts w:ascii="Times New Roman" w:eastAsia="Times New Roman" w:hAnsi="Times New Roman" w:cs="Times New Roman"/>
            <w:sz w:val="24"/>
            <w:szCs w:val="24"/>
          </w:rPr>
          <w:t>https://www.webstaurantstore.com/article/76/concession-stand-food-ideas.html</w:t>
        </w:r>
      </w:hyperlink>
    </w:p>
    <w:p w14:paraId="36CCBCE0" w14:textId="0D8B5300" w:rsidR="2865B23A" w:rsidRDefault="2865B23A" w:rsidP="6CFDE0A7">
      <w:pPr>
        <w:spacing w:line="240" w:lineRule="auto"/>
        <w:ind w:left="720" w:hanging="720"/>
      </w:pPr>
      <w:r w:rsidRPr="6CFDE0A7">
        <w:rPr>
          <w:rFonts w:ascii="Times New Roman" w:eastAsia="Times New Roman" w:hAnsi="Times New Roman" w:cs="Times New Roman"/>
          <w:i/>
          <w:iCs/>
          <w:sz w:val="24"/>
          <w:szCs w:val="24"/>
        </w:rPr>
        <w:t>Log in or sign up to view</w:t>
      </w:r>
      <w:r w:rsidRPr="6CFDE0A7">
        <w:rPr>
          <w:rFonts w:ascii="Times New Roman" w:eastAsia="Times New Roman" w:hAnsi="Times New Roman" w:cs="Times New Roman"/>
          <w:sz w:val="24"/>
          <w:szCs w:val="24"/>
        </w:rPr>
        <w:t xml:space="preserve">. (n.d.-d). </w:t>
      </w:r>
      <w:hyperlink r:id="rId45">
        <w:r w:rsidRPr="6CFDE0A7">
          <w:rPr>
            <w:rStyle w:val="Hyperlink"/>
            <w:rFonts w:ascii="Times New Roman" w:eastAsia="Times New Roman" w:hAnsi="Times New Roman" w:cs="Times New Roman"/>
            <w:sz w:val="24"/>
            <w:szCs w:val="24"/>
          </w:rPr>
          <w:t>https://www.facebook.com/CityOfChesterfield/photos/a.164580533591757/1566620970054366/</w:t>
        </w:r>
      </w:hyperlink>
    </w:p>
    <w:p w14:paraId="69CED76B" w14:textId="14C4E904" w:rsidR="26F285C8" w:rsidRDefault="26F285C8" w:rsidP="6CFDE0A7">
      <w:pPr>
        <w:spacing w:line="240" w:lineRule="auto"/>
        <w:ind w:left="720" w:hanging="720"/>
      </w:pPr>
      <w:proofErr w:type="spellStart"/>
      <w:r w:rsidRPr="6CFDE0A7">
        <w:rPr>
          <w:rFonts w:ascii="Times New Roman" w:eastAsia="Times New Roman" w:hAnsi="Times New Roman" w:cs="Times New Roman"/>
          <w:i/>
          <w:iCs/>
          <w:sz w:val="24"/>
          <w:szCs w:val="24"/>
        </w:rPr>
        <w:t>Toolots</w:t>
      </w:r>
      <w:proofErr w:type="spellEnd"/>
      <w:r w:rsidRPr="6CFDE0A7">
        <w:rPr>
          <w:rFonts w:ascii="Times New Roman" w:eastAsia="Times New Roman" w:hAnsi="Times New Roman" w:cs="Times New Roman"/>
          <w:i/>
          <w:iCs/>
          <w:sz w:val="24"/>
          <w:szCs w:val="24"/>
        </w:rPr>
        <w:t>, Inc. - Reliable Equipment Fast.</w:t>
      </w:r>
      <w:r w:rsidRPr="6CFDE0A7">
        <w:rPr>
          <w:rFonts w:ascii="Times New Roman" w:eastAsia="Times New Roman" w:hAnsi="Times New Roman" w:cs="Times New Roman"/>
          <w:sz w:val="24"/>
          <w:szCs w:val="24"/>
        </w:rPr>
        <w:t xml:space="preserve"> (n.d.). </w:t>
      </w:r>
      <w:hyperlink r:id="rId46">
        <w:r w:rsidRPr="6CFDE0A7">
          <w:rPr>
            <w:rStyle w:val="Hyperlink"/>
            <w:rFonts w:ascii="Times New Roman" w:eastAsia="Times New Roman" w:hAnsi="Times New Roman" w:cs="Times New Roman"/>
            <w:sz w:val="24"/>
            <w:szCs w:val="24"/>
          </w:rPr>
          <w:t>https://www.toolots.com/ng-frontend/productDetail?id=59148&amp;title=Commercial%20Cotton%20Candy%20Machine%20Electric%20Candy%20Floss%20Maker&amp;gclid=CjwKCAjw__ihBhADEiwAXEazJn901EgVvSgv-xLPJQug0i35gzn-NLS9DmRdmzO4YDM2HazDQEGlpBoCpVYQAvD_BwE</w:t>
        </w:r>
      </w:hyperlink>
    </w:p>
    <w:p w14:paraId="78551702" w14:textId="05043AB8" w:rsidR="773ED973" w:rsidRDefault="773ED973" w:rsidP="6CFDE0A7">
      <w:pPr>
        <w:spacing w:line="240" w:lineRule="auto"/>
        <w:ind w:left="720" w:hanging="720"/>
      </w:pPr>
      <w:r w:rsidRPr="6CFDE0A7">
        <w:rPr>
          <w:rFonts w:ascii="Times New Roman" w:eastAsia="Times New Roman" w:hAnsi="Times New Roman" w:cs="Times New Roman"/>
          <w:i/>
          <w:iCs/>
          <w:sz w:val="24"/>
          <w:szCs w:val="24"/>
        </w:rPr>
        <w:t>Cotton Candy At Your Next Party or Event</w:t>
      </w:r>
      <w:r w:rsidRPr="6CFDE0A7">
        <w:rPr>
          <w:rFonts w:ascii="Times New Roman" w:eastAsia="Times New Roman" w:hAnsi="Times New Roman" w:cs="Times New Roman"/>
          <w:sz w:val="24"/>
          <w:szCs w:val="24"/>
        </w:rPr>
        <w:t xml:space="preserve">. (n.d.). </w:t>
      </w:r>
      <w:proofErr w:type="spellStart"/>
      <w:r w:rsidRPr="6CFDE0A7">
        <w:rPr>
          <w:rFonts w:ascii="Times New Roman" w:eastAsia="Times New Roman" w:hAnsi="Times New Roman" w:cs="Times New Roman"/>
          <w:sz w:val="24"/>
          <w:szCs w:val="24"/>
        </w:rPr>
        <w:t>STLSnowCone</w:t>
      </w:r>
      <w:proofErr w:type="spellEnd"/>
      <w:r w:rsidRPr="6CFDE0A7">
        <w:rPr>
          <w:rFonts w:ascii="Times New Roman" w:eastAsia="Times New Roman" w:hAnsi="Times New Roman" w:cs="Times New Roman"/>
          <w:sz w:val="24"/>
          <w:szCs w:val="24"/>
        </w:rPr>
        <w:t xml:space="preserve">. </w:t>
      </w:r>
      <w:hyperlink r:id="rId47">
        <w:r w:rsidRPr="6CFDE0A7">
          <w:rPr>
            <w:rStyle w:val="Hyperlink"/>
            <w:rFonts w:ascii="Times New Roman" w:eastAsia="Times New Roman" w:hAnsi="Times New Roman" w:cs="Times New Roman"/>
            <w:sz w:val="24"/>
            <w:szCs w:val="24"/>
          </w:rPr>
          <w:t>http://stlsnowcone.com/catering-fun-foods-pricing/cotton-candy/</w:t>
        </w:r>
      </w:hyperlink>
    </w:p>
    <w:p w14:paraId="1DA9B654" w14:textId="2F1D6A24" w:rsidR="26F285C8" w:rsidRDefault="26F285C8" w:rsidP="6CFDE0A7">
      <w:pPr>
        <w:spacing w:line="240" w:lineRule="auto"/>
        <w:ind w:left="720" w:hanging="720"/>
      </w:pPr>
      <w:r w:rsidRPr="6CFDE0A7">
        <w:rPr>
          <w:rFonts w:ascii="Times New Roman" w:eastAsia="Times New Roman" w:hAnsi="Times New Roman" w:cs="Times New Roman"/>
          <w:i/>
          <w:iCs/>
          <w:sz w:val="24"/>
          <w:szCs w:val="24"/>
        </w:rPr>
        <w:t xml:space="preserve">Gold Medal </w:t>
      </w:r>
      <w:proofErr w:type="spellStart"/>
      <w:r w:rsidRPr="6CFDE0A7">
        <w:rPr>
          <w:rFonts w:ascii="Times New Roman" w:eastAsia="Times New Roman" w:hAnsi="Times New Roman" w:cs="Times New Roman"/>
          <w:i/>
          <w:iCs/>
          <w:sz w:val="24"/>
          <w:szCs w:val="24"/>
        </w:rPr>
        <w:t>Flossugar</w:t>
      </w:r>
      <w:proofErr w:type="spellEnd"/>
      <w:r w:rsidRPr="6CFDE0A7">
        <w:rPr>
          <w:rFonts w:ascii="Times New Roman" w:eastAsia="Times New Roman" w:hAnsi="Times New Roman" w:cs="Times New Roman"/>
          <w:i/>
          <w:iCs/>
          <w:sz w:val="24"/>
          <w:szCs w:val="24"/>
        </w:rPr>
        <w:t xml:space="preserve"> Various (64 oz., 6 ct.) - Sam’s Club</w:t>
      </w:r>
      <w:r w:rsidRPr="6CFDE0A7">
        <w:rPr>
          <w:rFonts w:ascii="Times New Roman" w:eastAsia="Times New Roman" w:hAnsi="Times New Roman" w:cs="Times New Roman"/>
          <w:sz w:val="24"/>
          <w:szCs w:val="24"/>
        </w:rPr>
        <w:t xml:space="preserve">. (n.d.). Sam’s Club. </w:t>
      </w:r>
      <w:hyperlink r:id="rId48">
        <w:r w:rsidRPr="6CFDE0A7">
          <w:rPr>
            <w:rStyle w:val="Hyperlink"/>
            <w:rFonts w:ascii="Times New Roman" w:eastAsia="Times New Roman" w:hAnsi="Times New Roman" w:cs="Times New Roman"/>
            <w:sz w:val="24"/>
            <w:szCs w:val="24"/>
          </w:rPr>
          <w:t>https://www.samsclub.com/p/gold-medal-flossugar-various-flavors/143036</w:t>
        </w:r>
      </w:hyperlink>
    </w:p>
    <w:p w14:paraId="3D27D695" w14:textId="06F32DCD" w:rsidR="26F285C8" w:rsidRDefault="26F285C8" w:rsidP="6CFDE0A7">
      <w:pPr>
        <w:spacing w:line="240" w:lineRule="auto"/>
        <w:ind w:left="720" w:hanging="720"/>
      </w:pPr>
      <w:r w:rsidRPr="6CFDE0A7">
        <w:rPr>
          <w:rFonts w:ascii="Times New Roman" w:eastAsia="Times New Roman" w:hAnsi="Times New Roman" w:cs="Times New Roman"/>
          <w:i/>
          <w:iCs/>
          <w:sz w:val="24"/>
          <w:szCs w:val="24"/>
        </w:rPr>
        <w:t>Gold Medal Cotton Candy Cones (1,000 ct.) - Sam’s Club</w:t>
      </w:r>
      <w:r w:rsidRPr="6CFDE0A7">
        <w:rPr>
          <w:rFonts w:ascii="Times New Roman" w:eastAsia="Times New Roman" w:hAnsi="Times New Roman" w:cs="Times New Roman"/>
          <w:sz w:val="24"/>
          <w:szCs w:val="24"/>
        </w:rPr>
        <w:t xml:space="preserve">. (n.d.). Sam’s Club. </w:t>
      </w:r>
      <w:hyperlink r:id="rId49">
        <w:r w:rsidRPr="6CFDE0A7">
          <w:rPr>
            <w:rStyle w:val="Hyperlink"/>
            <w:rFonts w:ascii="Times New Roman" w:eastAsia="Times New Roman" w:hAnsi="Times New Roman" w:cs="Times New Roman"/>
            <w:sz w:val="24"/>
            <w:szCs w:val="24"/>
          </w:rPr>
          <w:t>https://www.samsclub.com/p/floss-cotton-candy-cones-1-000/143041?xid=plp_product_8</w:t>
        </w:r>
      </w:hyperlink>
    </w:p>
    <w:p w14:paraId="0CC10FD5" w14:textId="55210D25" w:rsidR="00047C19" w:rsidRPr="006275F4" w:rsidRDefault="2F8424A5" w:rsidP="6CFDE0A7">
      <w:pPr>
        <w:ind w:left="567" w:hanging="567"/>
        <w:rPr>
          <w:rFonts w:ascii="Times New Roman" w:eastAsia="Times New Roman" w:hAnsi="Times New Roman" w:cs="Times New Roman"/>
        </w:rPr>
      </w:pPr>
      <w:r w:rsidRPr="6CFDE0A7">
        <w:rPr>
          <w:rFonts w:ascii="Times New Roman" w:eastAsia="Times New Roman" w:hAnsi="Times New Roman" w:cs="Times New Roman"/>
        </w:rPr>
        <w:t>`</w:t>
      </w:r>
      <w:r w:rsidR="659BFAE5" w:rsidRPr="6CFDE0A7">
        <w:rPr>
          <w:rFonts w:ascii="Times New Roman" w:eastAsia="Times New Roman" w:hAnsi="Times New Roman" w:cs="Times New Roman"/>
        </w:rPr>
        <w:t xml:space="preserve"> Hilliard, B. (2022, October 14). </w:t>
      </w:r>
      <w:r w:rsidR="659BFAE5" w:rsidRPr="6CFDE0A7">
        <w:rPr>
          <w:rFonts w:ascii="Times New Roman" w:eastAsia="Times New Roman" w:hAnsi="Times New Roman" w:cs="Times New Roman"/>
          <w:i/>
          <w:iCs/>
        </w:rPr>
        <w:t>Labor cost percentage by industry - are you spending too much</w:t>
      </w:r>
      <w:r w:rsidR="659BFAE5" w:rsidRPr="6CFDE0A7">
        <w:rPr>
          <w:rFonts w:ascii="Times New Roman" w:eastAsia="Times New Roman" w:hAnsi="Times New Roman" w:cs="Times New Roman"/>
        </w:rPr>
        <w:t xml:space="preserve">. Adia. </w:t>
      </w:r>
      <w:hyperlink r:id="rId50">
        <w:r w:rsidR="659BFAE5" w:rsidRPr="6CFDE0A7">
          <w:rPr>
            <w:rStyle w:val="Hyperlink"/>
            <w:rFonts w:ascii="Times New Roman" w:eastAsia="Times New Roman" w:hAnsi="Times New Roman" w:cs="Times New Roman"/>
          </w:rPr>
          <w:t>https://adia.works/blog/labor-cost-percentage-by-industry/</w:t>
        </w:r>
      </w:hyperlink>
    </w:p>
    <w:p w14:paraId="330B29CE" w14:textId="225A8FA3" w:rsidR="00047C19" w:rsidRPr="006275F4" w:rsidRDefault="00047C19" w:rsidP="6CFDE0A7">
      <w:pPr>
        <w:rPr>
          <w:rFonts w:ascii="Times New Roman" w:eastAsia="Times New Roman" w:hAnsi="Times New Roman" w:cs="Times New Roman"/>
          <w:b/>
          <w:bCs/>
          <w:i/>
          <w:iCs/>
          <w:sz w:val="24"/>
          <w:szCs w:val="24"/>
        </w:rPr>
      </w:pPr>
      <w:r w:rsidRPr="6CFDE0A7">
        <w:rPr>
          <w:rFonts w:ascii="Times New Roman" w:eastAsia="Times New Roman" w:hAnsi="Times New Roman" w:cs="Times New Roman"/>
        </w:rPr>
        <w:br w:type="page"/>
      </w:r>
      <w:r w:rsidR="613D9FD9" w:rsidRPr="6CFDE0A7">
        <w:rPr>
          <w:rFonts w:ascii="Times New Roman" w:eastAsia="Times New Roman" w:hAnsi="Times New Roman" w:cs="Times New Roman"/>
          <w:b/>
          <w:bCs/>
          <w:i/>
          <w:iCs/>
          <w:sz w:val="24"/>
          <w:szCs w:val="24"/>
        </w:rPr>
        <w:lastRenderedPageBreak/>
        <w:t>Appendix 1 – Calculations for Actual Capacity</w:t>
      </w:r>
      <w:r w:rsidR="195EE1B5" w:rsidRPr="6CFDE0A7">
        <w:rPr>
          <w:rFonts w:ascii="Times New Roman" w:eastAsia="Times New Roman" w:hAnsi="Times New Roman" w:cs="Times New Roman"/>
          <w:b/>
          <w:bCs/>
          <w:i/>
          <w:iCs/>
          <w:sz w:val="24"/>
          <w:szCs w:val="24"/>
        </w:rPr>
        <w:t xml:space="preserve"> (In hrs./yr.)</w:t>
      </w:r>
    </w:p>
    <w:p w14:paraId="4AE1C52F" w14:textId="67E4FC03" w:rsidR="067A70A5" w:rsidRDefault="067A70A5" w:rsidP="6CFDE0A7">
      <w:pPr>
        <w:pStyle w:val="ListParagraph"/>
        <w:ind w:left="360"/>
        <w:jc w:val="both"/>
        <w:rPr>
          <w:rFonts w:ascii="Times New Roman" w:eastAsia="Times New Roman" w:hAnsi="Times New Roman" w:cs="Times New Roman"/>
          <w:b/>
          <w:bCs/>
          <w:i/>
          <w:iCs/>
          <w:sz w:val="24"/>
          <w:szCs w:val="24"/>
        </w:rPr>
      </w:pPr>
    </w:p>
    <w:p w14:paraId="77FB6FEA" w14:textId="17DF3975" w:rsidR="7661722E" w:rsidRDefault="60CDBFE7" w:rsidP="0018764F">
      <w:pPr>
        <w:pStyle w:val="ListParagraph"/>
        <w:numPr>
          <w:ilvl w:val="0"/>
          <w:numId w:val="22"/>
        </w:numPr>
        <w:jc w:val="both"/>
        <w:rPr>
          <w:rFonts w:ascii="Times New Roman" w:eastAsia="Times New Roman" w:hAnsi="Times New Roman" w:cs="Times New Roman"/>
          <w:b/>
          <w:bCs/>
          <w:i/>
          <w:iCs/>
          <w:sz w:val="24"/>
          <w:szCs w:val="24"/>
          <w:u w:val="single"/>
        </w:rPr>
      </w:pPr>
      <w:r w:rsidRPr="6CFDE0A7">
        <w:rPr>
          <w:rFonts w:ascii="Times New Roman" w:eastAsia="Times New Roman" w:hAnsi="Times New Roman" w:cs="Times New Roman"/>
          <w:b/>
          <w:bCs/>
          <w:i/>
          <w:iCs/>
          <w:sz w:val="24"/>
          <w:szCs w:val="24"/>
          <w:u w:val="single"/>
        </w:rPr>
        <w:t>Banquet Hall</w:t>
      </w:r>
    </w:p>
    <w:p w14:paraId="1264A55F" w14:textId="163592B8" w:rsidR="7661722E" w:rsidRDefault="60CDBFE7" w:rsidP="0018764F">
      <w:pPr>
        <w:pStyle w:val="ListParagraph"/>
        <w:numPr>
          <w:ilvl w:val="1"/>
          <w:numId w:val="22"/>
        </w:numPr>
        <w:jc w:val="both"/>
        <w:rPr>
          <w:rFonts w:ascii="Times New Roman" w:eastAsia="Times New Roman" w:hAnsi="Times New Roman" w:cs="Times New Roman"/>
          <w:sz w:val="24"/>
          <w:szCs w:val="24"/>
        </w:rPr>
      </w:pPr>
      <w:r w:rsidRPr="6CFDE0A7">
        <w:rPr>
          <w:rFonts w:ascii="Times New Roman" w:eastAsia="Times New Roman" w:hAnsi="Times New Roman" w:cs="Times New Roman"/>
          <w:b/>
          <w:bCs/>
          <w:i/>
          <w:iCs/>
          <w:sz w:val="24"/>
          <w:szCs w:val="24"/>
          <w:u w:val="single"/>
        </w:rPr>
        <w:t>Non-Availability is shown below:</w:t>
      </w:r>
      <w:r w:rsidRPr="6CFDE0A7">
        <w:rPr>
          <w:rFonts w:ascii="Times New Roman" w:eastAsia="Times New Roman" w:hAnsi="Times New Roman" w:cs="Times New Roman"/>
          <w:sz w:val="24"/>
          <w:szCs w:val="24"/>
        </w:rPr>
        <w:t xml:space="preserve"> </w:t>
      </w:r>
    </w:p>
    <w:p w14:paraId="551588DA" w14:textId="5690663A" w:rsidR="7661722E" w:rsidRDefault="7818F209" w:rsidP="6CFDE0A7">
      <w:pPr>
        <w:spacing w:line="240" w:lineRule="auto"/>
        <w:ind w:left="720" w:firstLine="72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Festival = 1 week </w:t>
      </w:r>
    </w:p>
    <w:p w14:paraId="0C428362" w14:textId="7A3E0660" w:rsidR="7661722E" w:rsidRDefault="60CDBFE7" w:rsidP="6CFDE0A7">
      <w:pPr>
        <w:spacing w:line="240" w:lineRule="auto"/>
        <w:ind w:left="720" w:firstLine="72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Passion Play = 1 week </w:t>
      </w:r>
    </w:p>
    <w:p w14:paraId="0B587A88" w14:textId="22DAA9C0" w:rsidR="7661722E" w:rsidRDefault="60CDBFE7" w:rsidP="6CFDE0A7">
      <w:pPr>
        <w:spacing w:line="240" w:lineRule="auto"/>
        <w:ind w:left="720" w:firstLine="72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Halloween Event = 1 weekend = 3 days </w:t>
      </w:r>
    </w:p>
    <w:p w14:paraId="743EFD97" w14:textId="5EA1EF3A" w:rsidR="7661722E" w:rsidRDefault="60CDBFE7" w:rsidP="6CFDE0A7">
      <w:pPr>
        <w:spacing w:line="240" w:lineRule="auto"/>
        <w:ind w:left="720" w:firstLine="72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Christmas Event = 1 weekend = 3 days </w:t>
      </w:r>
    </w:p>
    <w:p w14:paraId="7EE1656E" w14:textId="4F04096E" w:rsidR="7661722E" w:rsidRDefault="60CDBFE7" w:rsidP="6CFDE0A7">
      <w:pPr>
        <w:spacing w:line="240" w:lineRule="auto"/>
        <w:ind w:left="720" w:firstLine="720"/>
        <w:jc w:val="both"/>
        <w:rPr>
          <w:rFonts w:ascii="Times New Roman" w:eastAsia="Times New Roman" w:hAnsi="Times New Roman" w:cs="Times New Roman"/>
          <w:b/>
          <w:bCs/>
          <w:i/>
          <w:iCs/>
          <w:sz w:val="24"/>
          <w:szCs w:val="24"/>
          <w:u w:val="single"/>
        </w:rPr>
      </w:pPr>
      <w:r w:rsidRPr="6CFDE0A7">
        <w:rPr>
          <w:rFonts w:ascii="Times New Roman" w:eastAsia="Times New Roman" w:hAnsi="Times New Roman" w:cs="Times New Roman"/>
          <w:b/>
          <w:bCs/>
          <w:i/>
          <w:iCs/>
          <w:sz w:val="24"/>
          <w:szCs w:val="24"/>
          <w:u w:val="single"/>
        </w:rPr>
        <w:t>Total = 2 weeks 6 days = 20days</w:t>
      </w:r>
    </w:p>
    <w:p w14:paraId="58E65973" w14:textId="46A9910D" w:rsidR="7661722E" w:rsidRDefault="60CDBFE7" w:rsidP="6CFDE0A7">
      <w:pPr>
        <w:ind w:firstLine="72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p>
    <w:p w14:paraId="7D6587D6" w14:textId="5F824F57" w:rsidR="7661722E" w:rsidRDefault="60CDBFE7" w:rsidP="0018764F">
      <w:pPr>
        <w:pStyle w:val="ListParagraph"/>
        <w:numPr>
          <w:ilvl w:val="1"/>
          <w:numId w:val="22"/>
        </w:numPr>
        <w:jc w:val="both"/>
        <w:rPr>
          <w:rFonts w:ascii="Times New Roman" w:eastAsia="Times New Roman" w:hAnsi="Times New Roman" w:cs="Times New Roman"/>
          <w:sz w:val="24"/>
          <w:szCs w:val="24"/>
        </w:rPr>
      </w:pPr>
      <w:r w:rsidRPr="6CFDE0A7">
        <w:rPr>
          <w:rFonts w:ascii="Times New Roman" w:eastAsia="Times New Roman" w:hAnsi="Times New Roman" w:cs="Times New Roman"/>
          <w:b/>
          <w:bCs/>
          <w:i/>
          <w:iCs/>
          <w:sz w:val="24"/>
          <w:szCs w:val="24"/>
          <w:u w:val="single"/>
        </w:rPr>
        <w:t>Availability for booking:</w:t>
      </w:r>
      <w:r w:rsidRPr="6CFDE0A7">
        <w:rPr>
          <w:rFonts w:ascii="Times New Roman" w:eastAsia="Times New Roman" w:hAnsi="Times New Roman" w:cs="Times New Roman"/>
          <w:sz w:val="24"/>
          <w:szCs w:val="24"/>
        </w:rPr>
        <w:t xml:space="preserve"> </w:t>
      </w:r>
    </w:p>
    <w:p w14:paraId="3E06AB07" w14:textId="3B509253" w:rsidR="7661722E" w:rsidRDefault="168DBB0A" w:rsidP="6CFDE0A7">
      <w:pPr>
        <w:ind w:left="720" w:firstLine="72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Total of </w:t>
      </w:r>
      <w:r w:rsidR="3EE1E351" w:rsidRPr="6CFDE0A7">
        <w:rPr>
          <w:rFonts w:ascii="Times New Roman" w:eastAsia="Times New Roman" w:hAnsi="Times New Roman" w:cs="Times New Roman"/>
          <w:sz w:val="24"/>
          <w:szCs w:val="24"/>
        </w:rPr>
        <w:t>52 weeks (1yr)</w:t>
      </w:r>
      <w:r w:rsidRPr="6CFDE0A7">
        <w:rPr>
          <w:rFonts w:ascii="Times New Roman" w:eastAsia="Times New Roman" w:hAnsi="Times New Roman" w:cs="Times New Roman"/>
          <w:sz w:val="24"/>
          <w:szCs w:val="24"/>
        </w:rPr>
        <w:t xml:space="preserve"> – </w:t>
      </w:r>
      <w:r w:rsidR="07C7EA99" w:rsidRPr="6CFDE0A7">
        <w:rPr>
          <w:rFonts w:ascii="Times New Roman" w:eastAsia="Times New Roman" w:hAnsi="Times New Roman" w:cs="Times New Roman"/>
          <w:sz w:val="24"/>
          <w:szCs w:val="24"/>
        </w:rPr>
        <w:t>2</w:t>
      </w:r>
      <w:r w:rsidRPr="6CFDE0A7">
        <w:rPr>
          <w:rFonts w:ascii="Times New Roman" w:eastAsia="Times New Roman" w:hAnsi="Times New Roman" w:cs="Times New Roman"/>
          <w:sz w:val="24"/>
          <w:szCs w:val="24"/>
        </w:rPr>
        <w:t xml:space="preserve"> weeks</w:t>
      </w:r>
      <w:r w:rsidR="23D17A37" w:rsidRPr="6CFDE0A7">
        <w:rPr>
          <w:rFonts w:ascii="Times New Roman" w:eastAsia="Times New Roman" w:hAnsi="Times New Roman" w:cs="Times New Roman"/>
          <w:sz w:val="24"/>
          <w:szCs w:val="24"/>
        </w:rPr>
        <w:t xml:space="preserve">, 6 days </w:t>
      </w:r>
      <w:r w:rsidR="0FD7D93C" w:rsidRPr="6CFDE0A7">
        <w:rPr>
          <w:rFonts w:ascii="Times New Roman" w:eastAsia="Times New Roman" w:hAnsi="Times New Roman" w:cs="Times New Roman"/>
          <w:sz w:val="24"/>
          <w:szCs w:val="24"/>
        </w:rPr>
        <w:t>(</w:t>
      </w:r>
      <w:r w:rsidR="3AAAC34C" w:rsidRPr="6CFDE0A7">
        <w:rPr>
          <w:rFonts w:ascii="Times New Roman" w:eastAsia="Times New Roman" w:hAnsi="Times New Roman" w:cs="Times New Roman"/>
          <w:sz w:val="24"/>
          <w:szCs w:val="24"/>
        </w:rPr>
        <w:t>Unavailability</w:t>
      </w:r>
      <w:r w:rsidR="1A0AEACA" w:rsidRPr="6CFDE0A7">
        <w:rPr>
          <w:rFonts w:ascii="Times New Roman" w:eastAsia="Times New Roman" w:hAnsi="Times New Roman" w:cs="Times New Roman"/>
          <w:sz w:val="24"/>
          <w:szCs w:val="24"/>
        </w:rPr>
        <w:t>)</w:t>
      </w:r>
      <w:r w:rsidRPr="6CFDE0A7">
        <w:rPr>
          <w:rFonts w:ascii="Times New Roman" w:eastAsia="Times New Roman" w:hAnsi="Times New Roman" w:cs="Times New Roman"/>
          <w:sz w:val="24"/>
          <w:szCs w:val="24"/>
        </w:rPr>
        <w:t xml:space="preserve"> = 49.14 Weeks</w:t>
      </w:r>
      <w:r w:rsidR="3821C31C" w:rsidRPr="6CFDE0A7">
        <w:rPr>
          <w:rFonts w:ascii="Times New Roman" w:eastAsia="Times New Roman" w:hAnsi="Times New Roman" w:cs="Times New Roman"/>
          <w:sz w:val="24"/>
          <w:szCs w:val="24"/>
        </w:rPr>
        <w:t>/yr</w:t>
      </w:r>
      <w:r w:rsidR="47F90C7C" w:rsidRPr="6CFDE0A7">
        <w:rPr>
          <w:rFonts w:ascii="Times New Roman" w:eastAsia="Times New Roman" w:hAnsi="Times New Roman" w:cs="Times New Roman"/>
          <w:sz w:val="24"/>
          <w:szCs w:val="24"/>
        </w:rPr>
        <w:t>.</w:t>
      </w:r>
    </w:p>
    <w:p w14:paraId="5DFB389C" w14:textId="3FF39B4D" w:rsidR="7661722E" w:rsidRDefault="168DBB0A"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r w:rsidR="7661722E">
        <w:tab/>
      </w:r>
      <w:r w:rsidR="7661722E">
        <w:tab/>
      </w:r>
      <w:r w:rsidR="0BC631C1" w:rsidRPr="6CFDE0A7">
        <w:rPr>
          <w:rFonts w:ascii="Times New Roman" w:eastAsia="Times New Roman" w:hAnsi="Times New Roman" w:cs="Times New Roman"/>
          <w:sz w:val="24"/>
          <w:szCs w:val="24"/>
        </w:rPr>
        <w:t>Available for reservation</w:t>
      </w:r>
      <w:r w:rsidR="434A8D89" w:rsidRPr="6CFDE0A7">
        <w:rPr>
          <w:rFonts w:ascii="Times New Roman" w:eastAsia="Times New Roman" w:hAnsi="Times New Roman" w:cs="Times New Roman"/>
          <w:sz w:val="24"/>
          <w:szCs w:val="24"/>
        </w:rPr>
        <w:t>-</w:t>
      </w:r>
      <w:r w:rsidR="0BC631C1" w:rsidRPr="6CFDE0A7">
        <w:rPr>
          <w:rFonts w:ascii="Times New Roman" w:eastAsia="Times New Roman" w:hAnsi="Times New Roman" w:cs="Times New Roman"/>
          <w:sz w:val="24"/>
          <w:szCs w:val="24"/>
        </w:rPr>
        <w:t xml:space="preserve"> </w:t>
      </w:r>
      <w:r w:rsidRPr="6CFDE0A7">
        <w:rPr>
          <w:rFonts w:ascii="Times New Roman" w:eastAsia="Times New Roman" w:hAnsi="Times New Roman" w:cs="Times New Roman"/>
          <w:sz w:val="24"/>
          <w:szCs w:val="24"/>
        </w:rPr>
        <w:t xml:space="preserve">Monday, Wednesday, Friday, Saturday, and Sunday = 5 </w:t>
      </w:r>
      <w:r w:rsidR="7661722E">
        <w:tab/>
      </w:r>
      <w:r w:rsidR="7661722E">
        <w:tab/>
      </w:r>
      <w:r w:rsidRPr="6CFDE0A7">
        <w:rPr>
          <w:rFonts w:ascii="Times New Roman" w:eastAsia="Times New Roman" w:hAnsi="Times New Roman" w:cs="Times New Roman"/>
          <w:sz w:val="24"/>
          <w:szCs w:val="24"/>
        </w:rPr>
        <w:t>Days in a week.</w:t>
      </w:r>
      <w:r w:rsidR="2ED9289A" w:rsidRPr="6CFDE0A7">
        <w:rPr>
          <w:rFonts w:ascii="Times New Roman" w:eastAsia="Times New Roman" w:hAnsi="Times New Roman" w:cs="Times New Roman"/>
          <w:sz w:val="24"/>
          <w:szCs w:val="24"/>
        </w:rPr>
        <w:t xml:space="preserve"> </w:t>
      </w:r>
    </w:p>
    <w:p w14:paraId="3E838A54" w14:textId="39DAEEEE" w:rsidR="7661722E" w:rsidRDefault="52D262F1" w:rsidP="6CFDE0A7">
      <w:pPr>
        <w:ind w:left="720" w:firstLine="72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Average </w:t>
      </w:r>
      <w:r w:rsidR="60CDBFE7" w:rsidRPr="6CFDE0A7">
        <w:rPr>
          <w:rFonts w:ascii="Times New Roman" w:eastAsia="Times New Roman" w:hAnsi="Times New Roman" w:cs="Times New Roman"/>
          <w:sz w:val="24"/>
          <w:szCs w:val="24"/>
        </w:rPr>
        <w:t>Estimate</w:t>
      </w:r>
      <w:r w:rsidR="01E4D659" w:rsidRPr="6CFDE0A7">
        <w:rPr>
          <w:rFonts w:ascii="Times New Roman" w:eastAsia="Times New Roman" w:hAnsi="Times New Roman" w:cs="Times New Roman"/>
          <w:sz w:val="24"/>
          <w:szCs w:val="24"/>
        </w:rPr>
        <w:t>d</w:t>
      </w:r>
      <w:r w:rsidR="60CDBFE7" w:rsidRPr="6CFDE0A7">
        <w:rPr>
          <w:rFonts w:ascii="Times New Roman" w:eastAsia="Times New Roman" w:hAnsi="Times New Roman" w:cs="Times New Roman"/>
          <w:sz w:val="24"/>
          <w:szCs w:val="24"/>
        </w:rPr>
        <w:t xml:space="preserve"> number of hours can be reserved in the </w:t>
      </w:r>
      <w:r w:rsidR="14133DF6" w:rsidRPr="6CFDE0A7">
        <w:rPr>
          <w:rFonts w:ascii="Times New Roman" w:eastAsia="Times New Roman" w:hAnsi="Times New Roman" w:cs="Times New Roman"/>
          <w:sz w:val="24"/>
          <w:szCs w:val="24"/>
        </w:rPr>
        <w:t>afore</w:t>
      </w:r>
      <w:r w:rsidR="60CDBFE7" w:rsidRPr="6CFDE0A7">
        <w:rPr>
          <w:rFonts w:ascii="Times New Roman" w:eastAsia="Times New Roman" w:hAnsi="Times New Roman" w:cs="Times New Roman"/>
          <w:sz w:val="24"/>
          <w:szCs w:val="24"/>
        </w:rPr>
        <w:t xml:space="preserve"> mentioned</w:t>
      </w:r>
      <w:r w:rsidR="3EE98379" w:rsidRPr="6CFDE0A7">
        <w:rPr>
          <w:rFonts w:ascii="Times New Roman" w:eastAsia="Times New Roman" w:hAnsi="Times New Roman" w:cs="Times New Roman"/>
          <w:sz w:val="24"/>
          <w:szCs w:val="24"/>
        </w:rPr>
        <w:t xml:space="preserve"> </w:t>
      </w:r>
      <w:r w:rsidR="7661722E">
        <w:tab/>
      </w:r>
      <w:r w:rsidR="60CDBFE7" w:rsidRPr="6CFDE0A7">
        <w:rPr>
          <w:rFonts w:ascii="Times New Roman" w:eastAsia="Times New Roman" w:hAnsi="Times New Roman" w:cs="Times New Roman"/>
          <w:sz w:val="24"/>
          <w:szCs w:val="24"/>
        </w:rPr>
        <w:t xml:space="preserve">days = </w:t>
      </w:r>
      <w:r w:rsidR="6E52312A" w:rsidRPr="6CFDE0A7">
        <w:rPr>
          <w:rFonts w:ascii="Times New Roman" w:eastAsia="Times New Roman" w:hAnsi="Times New Roman" w:cs="Times New Roman"/>
          <w:sz w:val="24"/>
          <w:szCs w:val="24"/>
        </w:rPr>
        <w:t>8</w:t>
      </w:r>
    </w:p>
    <w:p w14:paraId="575456CD" w14:textId="0A7F463E" w:rsidR="7661722E" w:rsidRDefault="60CDBFE7" w:rsidP="6CFDE0A7">
      <w:pPr>
        <w:ind w:left="720" w:firstLine="72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Sub Total in a week = </w:t>
      </w:r>
      <w:r w:rsidR="56E2032D" w:rsidRPr="6CFDE0A7">
        <w:rPr>
          <w:rFonts w:ascii="Times New Roman" w:eastAsia="Times New Roman" w:hAnsi="Times New Roman" w:cs="Times New Roman"/>
          <w:sz w:val="24"/>
          <w:szCs w:val="24"/>
        </w:rPr>
        <w:t>8</w:t>
      </w:r>
      <w:r w:rsidRPr="6CFDE0A7">
        <w:rPr>
          <w:rFonts w:ascii="Times New Roman" w:eastAsia="Times New Roman" w:hAnsi="Times New Roman" w:cs="Times New Roman"/>
          <w:sz w:val="24"/>
          <w:szCs w:val="24"/>
        </w:rPr>
        <w:t xml:space="preserve"> x 5 = </w:t>
      </w:r>
      <w:r w:rsidR="0D075F53" w:rsidRPr="6CFDE0A7">
        <w:rPr>
          <w:rFonts w:ascii="Times New Roman" w:eastAsia="Times New Roman" w:hAnsi="Times New Roman" w:cs="Times New Roman"/>
          <w:sz w:val="24"/>
          <w:szCs w:val="24"/>
        </w:rPr>
        <w:t>4</w:t>
      </w:r>
      <w:r w:rsidRPr="6CFDE0A7">
        <w:rPr>
          <w:rFonts w:ascii="Times New Roman" w:eastAsia="Times New Roman" w:hAnsi="Times New Roman" w:cs="Times New Roman"/>
          <w:sz w:val="24"/>
          <w:szCs w:val="24"/>
        </w:rPr>
        <w:t>0</w:t>
      </w:r>
    </w:p>
    <w:p w14:paraId="06AE107B" w14:textId="6A9B99CF" w:rsidR="7661722E" w:rsidRDefault="168DBB0A"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r w:rsidR="7661722E">
        <w:tab/>
      </w:r>
      <w:r w:rsidR="7661722E">
        <w:tab/>
      </w:r>
    </w:p>
    <w:p w14:paraId="4F109BC2" w14:textId="5837A814" w:rsidR="7661722E" w:rsidRDefault="168DBB0A" w:rsidP="6CFDE0A7">
      <w:pPr>
        <w:ind w:left="720" w:firstLine="72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Tumbling Classes </w:t>
      </w:r>
      <w:r w:rsidR="3EA2D061" w:rsidRPr="6CFDE0A7">
        <w:rPr>
          <w:rFonts w:ascii="Times New Roman" w:eastAsia="Times New Roman" w:hAnsi="Times New Roman" w:cs="Times New Roman"/>
          <w:sz w:val="24"/>
          <w:szCs w:val="24"/>
        </w:rPr>
        <w:t>are</w:t>
      </w:r>
      <w:r w:rsidRPr="6CFDE0A7">
        <w:rPr>
          <w:rFonts w:ascii="Times New Roman" w:eastAsia="Times New Roman" w:hAnsi="Times New Roman" w:cs="Times New Roman"/>
          <w:sz w:val="24"/>
          <w:szCs w:val="24"/>
        </w:rPr>
        <w:t xml:space="preserve"> reserved Tuesdays and Thursdays (5-8pm) </w:t>
      </w:r>
      <w:r w:rsidR="3DF85282" w:rsidRPr="6CFDE0A7">
        <w:rPr>
          <w:rFonts w:ascii="Times New Roman" w:eastAsia="Times New Roman" w:hAnsi="Times New Roman" w:cs="Times New Roman"/>
          <w:sz w:val="24"/>
          <w:szCs w:val="24"/>
        </w:rPr>
        <w:t xml:space="preserve">= 3 x 2 </w:t>
      </w:r>
      <w:r w:rsidRPr="6CFDE0A7">
        <w:rPr>
          <w:rFonts w:ascii="Times New Roman" w:eastAsia="Times New Roman" w:hAnsi="Times New Roman" w:cs="Times New Roman"/>
          <w:sz w:val="24"/>
          <w:szCs w:val="24"/>
        </w:rPr>
        <w:t>= 6</w:t>
      </w:r>
      <w:r w:rsidR="736C34CE" w:rsidRPr="6CFDE0A7">
        <w:rPr>
          <w:rFonts w:ascii="Times New Roman" w:eastAsia="Times New Roman" w:hAnsi="Times New Roman" w:cs="Times New Roman"/>
          <w:sz w:val="24"/>
          <w:szCs w:val="24"/>
        </w:rPr>
        <w:t>hr/week</w:t>
      </w:r>
    </w:p>
    <w:p w14:paraId="00DC3A81" w14:textId="1E5FA11C" w:rsidR="7661722E" w:rsidRDefault="168DBB0A"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r w:rsidR="7661722E">
        <w:tab/>
      </w:r>
      <w:r w:rsidR="7661722E">
        <w:tab/>
      </w:r>
      <w:r w:rsidRPr="6CFDE0A7">
        <w:rPr>
          <w:rFonts w:ascii="Times New Roman" w:eastAsia="Times New Roman" w:hAnsi="Times New Roman" w:cs="Times New Roman"/>
          <w:sz w:val="24"/>
          <w:szCs w:val="24"/>
        </w:rPr>
        <w:t xml:space="preserve">Total Hours of Banquet Hall in a week = </w:t>
      </w:r>
      <w:r w:rsidR="724E1061" w:rsidRPr="6CFDE0A7">
        <w:rPr>
          <w:rFonts w:ascii="Times New Roman" w:eastAsia="Times New Roman" w:hAnsi="Times New Roman" w:cs="Times New Roman"/>
          <w:sz w:val="24"/>
          <w:szCs w:val="24"/>
        </w:rPr>
        <w:t>4</w:t>
      </w:r>
      <w:r w:rsidRPr="6CFDE0A7">
        <w:rPr>
          <w:rFonts w:ascii="Times New Roman" w:eastAsia="Times New Roman" w:hAnsi="Times New Roman" w:cs="Times New Roman"/>
          <w:sz w:val="24"/>
          <w:szCs w:val="24"/>
        </w:rPr>
        <w:t xml:space="preserve">0 + 6 = </w:t>
      </w:r>
      <w:r w:rsidR="74C61EE0" w:rsidRPr="6CFDE0A7">
        <w:rPr>
          <w:rFonts w:ascii="Times New Roman" w:eastAsia="Times New Roman" w:hAnsi="Times New Roman" w:cs="Times New Roman"/>
          <w:sz w:val="24"/>
          <w:szCs w:val="24"/>
        </w:rPr>
        <w:t>46</w:t>
      </w:r>
    </w:p>
    <w:p w14:paraId="438B73EF" w14:textId="6F89D421" w:rsidR="7661722E" w:rsidRDefault="60CDBFE7" w:rsidP="6CFDE0A7">
      <w:pPr>
        <w:ind w:left="720" w:firstLine="72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Total Hours of Banquet Hall in a Year = </w:t>
      </w:r>
      <w:r w:rsidR="74955E36" w:rsidRPr="6CFDE0A7">
        <w:rPr>
          <w:rFonts w:ascii="Times New Roman" w:eastAsia="Times New Roman" w:hAnsi="Times New Roman" w:cs="Times New Roman"/>
          <w:sz w:val="24"/>
          <w:szCs w:val="24"/>
        </w:rPr>
        <w:t>4</w:t>
      </w:r>
      <w:r w:rsidRPr="6CFDE0A7">
        <w:rPr>
          <w:rFonts w:ascii="Times New Roman" w:eastAsia="Times New Roman" w:hAnsi="Times New Roman" w:cs="Times New Roman"/>
          <w:sz w:val="24"/>
          <w:szCs w:val="24"/>
        </w:rPr>
        <w:t xml:space="preserve">6 x 49.14 week = </w:t>
      </w:r>
      <w:r w:rsidR="47E78969" w:rsidRPr="6CFDE0A7">
        <w:rPr>
          <w:rFonts w:ascii="Times New Roman" w:eastAsia="Times New Roman" w:hAnsi="Times New Roman" w:cs="Times New Roman"/>
          <w:sz w:val="24"/>
          <w:szCs w:val="24"/>
        </w:rPr>
        <w:t>2,260.44</w:t>
      </w:r>
      <w:r w:rsidRPr="6CFDE0A7">
        <w:rPr>
          <w:rFonts w:ascii="Times New Roman" w:eastAsia="Times New Roman" w:hAnsi="Times New Roman" w:cs="Times New Roman"/>
          <w:sz w:val="24"/>
          <w:szCs w:val="24"/>
        </w:rPr>
        <w:t xml:space="preserve"> hours </w:t>
      </w:r>
    </w:p>
    <w:p w14:paraId="0976B797" w14:textId="52A82EB3" w:rsidR="7661722E" w:rsidRDefault="168DBB0A" w:rsidP="6CFDE0A7">
      <w:pPr>
        <w:ind w:left="720" w:firstLine="720"/>
        <w:jc w:val="both"/>
        <w:rPr>
          <w:rFonts w:ascii="Times New Roman" w:eastAsia="Times New Roman" w:hAnsi="Times New Roman" w:cs="Times New Roman"/>
          <w:b/>
          <w:bCs/>
          <w:sz w:val="24"/>
          <w:szCs w:val="24"/>
        </w:rPr>
      </w:pPr>
      <w:r w:rsidRPr="6CFDE0A7">
        <w:rPr>
          <w:rFonts w:ascii="Times New Roman" w:eastAsia="Times New Roman" w:hAnsi="Times New Roman" w:cs="Times New Roman"/>
          <w:sz w:val="24"/>
          <w:szCs w:val="24"/>
        </w:rPr>
        <w:t xml:space="preserve">≈ </w:t>
      </w:r>
      <w:r w:rsidR="2838F8CB" w:rsidRPr="6CFDE0A7">
        <w:rPr>
          <w:rFonts w:ascii="Times New Roman" w:eastAsia="Times New Roman" w:hAnsi="Times New Roman" w:cs="Times New Roman"/>
          <w:b/>
          <w:bCs/>
          <w:sz w:val="24"/>
          <w:szCs w:val="24"/>
        </w:rPr>
        <w:t>2,260</w:t>
      </w:r>
      <w:r w:rsidRPr="6CFDE0A7">
        <w:rPr>
          <w:rFonts w:ascii="Times New Roman" w:eastAsia="Times New Roman" w:hAnsi="Times New Roman" w:cs="Times New Roman"/>
          <w:b/>
          <w:bCs/>
          <w:sz w:val="24"/>
          <w:szCs w:val="24"/>
        </w:rPr>
        <w:t xml:space="preserve"> Hours</w:t>
      </w:r>
      <w:r w:rsidR="7F6A6C50" w:rsidRPr="6CFDE0A7">
        <w:rPr>
          <w:rFonts w:ascii="Times New Roman" w:eastAsia="Times New Roman" w:hAnsi="Times New Roman" w:cs="Times New Roman"/>
          <w:b/>
          <w:bCs/>
          <w:sz w:val="24"/>
          <w:szCs w:val="24"/>
        </w:rPr>
        <w:t>/</w:t>
      </w:r>
      <w:proofErr w:type="spellStart"/>
      <w:r w:rsidR="7F6A6C50" w:rsidRPr="6CFDE0A7">
        <w:rPr>
          <w:rFonts w:ascii="Times New Roman" w:eastAsia="Times New Roman" w:hAnsi="Times New Roman" w:cs="Times New Roman"/>
          <w:b/>
          <w:bCs/>
          <w:sz w:val="24"/>
          <w:szCs w:val="24"/>
        </w:rPr>
        <w:t>yr</w:t>
      </w:r>
      <w:proofErr w:type="spellEnd"/>
    </w:p>
    <w:p w14:paraId="22362439" w14:textId="13CF2385" w:rsidR="6CFDE0A7" w:rsidRDefault="6CFDE0A7" w:rsidP="6CFDE0A7">
      <w:pPr>
        <w:ind w:left="720" w:firstLine="720"/>
        <w:jc w:val="both"/>
        <w:rPr>
          <w:rFonts w:ascii="Times New Roman" w:eastAsia="Times New Roman" w:hAnsi="Times New Roman" w:cs="Times New Roman"/>
          <w:b/>
          <w:bCs/>
          <w:sz w:val="24"/>
          <w:szCs w:val="24"/>
        </w:rPr>
      </w:pPr>
    </w:p>
    <w:p w14:paraId="0054DF68" w14:textId="2AD94F0E" w:rsidR="5C0CDF9A" w:rsidRDefault="0D666A00" w:rsidP="0018764F">
      <w:pPr>
        <w:pStyle w:val="ListParagraph"/>
        <w:numPr>
          <w:ilvl w:val="0"/>
          <w:numId w:val="22"/>
        </w:numPr>
        <w:jc w:val="both"/>
        <w:rPr>
          <w:rFonts w:ascii="Times New Roman" w:eastAsia="Times New Roman" w:hAnsi="Times New Roman" w:cs="Times New Roman"/>
          <w:b/>
          <w:bCs/>
          <w:i/>
          <w:iCs/>
          <w:sz w:val="24"/>
          <w:szCs w:val="24"/>
          <w:u w:val="single"/>
        </w:rPr>
      </w:pPr>
      <w:r w:rsidRPr="6CFDE0A7">
        <w:rPr>
          <w:rFonts w:ascii="Times New Roman" w:eastAsia="Times New Roman" w:hAnsi="Times New Roman" w:cs="Times New Roman"/>
          <w:b/>
          <w:bCs/>
          <w:i/>
          <w:iCs/>
          <w:sz w:val="24"/>
          <w:szCs w:val="24"/>
          <w:u w:val="single"/>
        </w:rPr>
        <w:t>Activity Center (Turf Field and Batting Cages)</w:t>
      </w:r>
    </w:p>
    <w:p w14:paraId="1DA5218F" w14:textId="163592B8" w:rsidR="5C0CDF9A" w:rsidRDefault="0D666A00" w:rsidP="0018764F">
      <w:pPr>
        <w:pStyle w:val="ListParagraph"/>
        <w:numPr>
          <w:ilvl w:val="1"/>
          <w:numId w:val="22"/>
        </w:numPr>
        <w:jc w:val="both"/>
        <w:rPr>
          <w:rFonts w:ascii="Times New Roman" w:eastAsia="Times New Roman" w:hAnsi="Times New Roman" w:cs="Times New Roman"/>
          <w:sz w:val="24"/>
          <w:szCs w:val="24"/>
        </w:rPr>
      </w:pPr>
      <w:r w:rsidRPr="6CFDE0A7">
        <w:rPr>
          <w:rFonts w:ascii="Times New Roman" w:eastAsia="Times New Roman" w:hAnsi="Times New Roman" w:cs="Times New Roman"/>
          <w:b/>
          <w:bCs/>
          <w:i/>
          <w:iCs/>
          <w:sz w:val="24"/>
          <w:szCs w:val="24"/>
          <w:u w:val="single"/>
        </w:rPr>
        <w:t>Non-Availability is shown below:</w:t>
      </w:r>
      <w:r w:rsidRPr="6CFDE0A7">
        <w:rPr>
          <w:rFonts w:ascii="Times New Roman" w:eastAsia="Times New Roman" w:hAnsi="Times New Roman" w:cs="Times New Roman"/>
          <w:sz w:val="24"/>
          <w:szCs w:val="24"/>
        </w:rPr>
        <w:t xml:space="preserve"> </w:t>
      </w:r>
    </w:p>
    <w:p w14:paraId="29F23E61" w14:textId="5690663A" w:rsidR="5C0CDF9A" w:rsidRDefault="0D666A00" w:rsidP="6CFDE0A7">
      <w:pPr>
        <w:ind w:left="720" w:firstLine="72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Festival = 1 week </w:t>
      </w:r>
    </w:p>
    <w:p w14:paraId="67E7C74D" w14:textId="2715C04F" w:rsidR="6A6242FF" w:rsidRDefault="2ABCF1CF" w:rsidP="6CFDE0A7">
      <w:pPr>
        <w:ind w:left="720" w:firstLine="72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Halloween Event = 1 weekend = 3 Days</w:t>
      </w:r>
    </w:p>
    <w:p w14:paraId="13D4F0B6" w14:textId="227218A9" w:rsidR="68DAE30F" w:rsidRDefault="39878D8A" w:rsidP="6CFDE0A7">
      <w:pPr>
        <w:ind w:left="720" w:firstLine="72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Turkey Toss Cornhole Tournament = 1 Weekend = 3 Days</w:t>
      </w:r>
    </w:p>
    <w:p w14:paraId="743E16FC" w14:textId="2BCB19B0" w:rsidR="68DAE30F" w:rsidRDefault="39878D8A" w:rsidP="6CFDE0A7">
      <w:pPr>
        <w:ind w:left="720" w:firstLine="72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New year day = 1 Day</w:t>
      </w:r>
    </w:p>
    <w:p w14:paraId="4C676064" w14:textId="4A4BCAE7" w:rsidR="05B0D6FB" w:rsidRDefault="7C445F60" w:rsidP="6CFDE0A7">
      <w:pPr>
        <w:ind w:left="720" w:firstLine="72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Cornhole League = 6 weeks</w:t>
      </w:r>
    </w:p>
    <w:p w14:paraId="6F946173" w14:textId="70776887" w:rsidR="5C0CDF9A" w:rsidRDefault="0D666A00" w:rsidP="6CFDE0A7">
      <w:pPr>
        <w:ind w:left="720" w:firstLine="720"/>
        <w:jc w:val="both"/>
        <w:rPr>
          <w:rFonts w:ascii="Times New Roman" w:eastAsia="Times New Roman" w:hAnsi="Times New Roman" w:cs="Times New Roman"/>
          <w:b/>
          <w:bCs/>
          <w:i/>
          <w:iCs/>
          <w:sz w:val="24"/>
          <w:szCs w:val="24"/>
          <w:u w:val="single"/>
        </w:rPr>
      </w:pPr>
      <w:r w:rsidRPr="6CFDE0A7">
        <w:rPr>
          <w:rFonts w:ascii="Times New Roman" w:eastAsia="Times New Roman" w:hAnsi="Times New Roman" w:cs="Times New Roman"/>
          <w:b/>
          <w:bCs/>
          <w:i/>
          <w:iCs/>
          <w:sz w:val="24"/>
          <w:szCs w:val="24"/>
          <w:u w:val="single"/>
        </w:rPr>
        <w:lastRenderedPageBreak/>
        <w:t xml:space="preserve">Total = </w:t>
      </w:r>
      <w:r w:rsidR="1BD515AE" w:rsidRPr="6CFDE0A7">
        <w:rPr>
          <w:rFonts w:ascii="Times New Roman" w:eastAsia="Times New Roman" w:hAnsi="Times New Roman" w:cs="Times New Roman"/>
          <w:b/>
          <w:bCs/>
          <w:i/>
          <w:iCs/>
          <w:sz w:val="24"/>
          <w:szCs w:val="24"/>
          <w:u w:val="single"/>
        </w:rPr>
        <w:t>8 weeks</w:t>
      </w:r>
    </w:p>
    <w:p w14:paraId="218D93B9" w14:textId="46A9910D" w:rsidR="5C0CDF9A" w:rsidRDefault="0D666A00" w:rsidP="6CFDE0A7">
      <w:pPr>
        <w:ind w:firstLine="72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p>
    <w:p w14:paraId="02859D42" w14:textId="5F9617BF" w:rsidR="5C0CDF9A" w:rsidRDefault="0D666A00" w:rsidP="0018764F">
      <w:pPr>
        <w:pStyle w:val="ListParagraph"/>
        <w:numPr>
          <w:ilvl w:val="1"/>
          <w:numId w:val="22"/>
        </w:numPr>
        <w:jc w:val="both"/>
        <w:rPr>
          <w:rFonts w:ascii="Times New Roman" w:eastAsia="Times New Roman" w:hAnsi="Times New Roman" w:cs="Times New Roman"/>
          <w:sz w:val="24"/>
          <w:szCs w:val="24"/>
        </w:rPr>
      </w:pPr>
      <w:r w:rsidRPr="6CFDE0A7">
        <w:rPr>
          <w:rFonts w:ascii="Times New Roman" w:eastAsia="Times New Roman" w:hAnsi="Times New Roman" w:cs="Times New Roman"/>
          <w:b/>
          <w:bCs/>
          <w:i/>
          <w:iCs/>
          <w:sz w:val="24"/>
          <w:szCs w:val="24"/>
          <w:u w:val="single"/>
        </w:rPr>
        <w:t>Availability for booking:</w:t>
      </w:r>
      <w:r w:rsidRPr="6CFDE0A7">
        <w:rPr>
          <w:rFonts w:ascii="Times New Roman" w:eastAsia="Times New Roman" w:hAnsi="Times New Roman" w:cs="Times New Roman"/>
          <w:sz w:val="24"/>
          <w:szCs w:val="24"/>
        </w:rPr>
        <w:t xml:space="preserve"> </w:t>
      </w:r>
    </w:p>
    <w:p w14:paraId="02F07B3B" w14:textId="6DBA8CCA" w:rsidR="5C0CDF9A" w:rsidRDefault="3AC8C507"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r w:rsidR="5C0CDF9A">
        <w:tab/>
      </w:r>
      <w:r w:rsidR="5C0CDF9A">
        <w:tab/>
      </w:r>
      <w:r w:rsidRPr="6CFDE0A7">
        <w:rPr>
          <w:rFonts w:ascii="Times New Roman" w:eastAsia="Times New Roman" w:hAnsi="Times New Roman" w:cs="Times New Roman"/>
          <w:sz w:val="24"/>
          <w:szCs w:val="24"/>
        </w:rPr>
        <w:t xml:space="preserve">= Total of 52 weeks </w:t>
      </w:r>
      <w:r w:rsidR="784E180F" w:rsidRPr="6CFDE0A7">
        <w:rPr>
          <w:rFonts w:ascii="Times New Roman" w:eastAsia="Times New Roman" w:hAnsi="Times New Roman" w:cs="Times New Roman"/>
          <w:sz w:val="24"/>
          <w:szCs w:val="24"/>
        </w:rPr>
        <w:t>(1 yr.)</w:t>
      </w:r>
      <w:r w:rsidRPr="6CFDE0A7">
        <w:rPr>
          <w:rFonts w:ascii="Times New Roman" w:eastAsia="Times New Roman" w:hAnsi="Times New Roman" w:cs="Times New Roman"/>
          <w:sz w:val="24"/>
          <w:szCs w:val="24"/>
        </w:rPr>
        <w:t xml:space="preserve"> – </w:t>
      </w:r>
      <w:r w:rsidR="100C8BDB" w:rsidRPr="6CFDE0A7">
        <w:rPr>
          <w:rFonts w:ascii="Times New Roman" w:eastAsia="Times New Roman" w:hAnsi="Times New Roman" w:cs="Times New Roman"/>
          <w:sz w:val="24"/>
          <w:szCs w:val="24"/>
        </w:rPr>
        <w:t>8</w:t>
      </w:r>
      <w:r w:rsidRPr="6CFDE0A7">
        <w:rPr>
          <w:rFonts w:ascii="Times New Roman" w:eastAsia="Times New Roman" w:hAnsi="Times New Roman" w:cs="Times New Roman"/>
          <w:sz w:val="24"/>
          <w:szCs w:val="24"/>
        </w:rPr>
        <w:t xml:space="preserve"> </w:t>
      </w:r>
      <w:proofErr w:type="gramStart"/>
      <w:r w:rsidRPr="6CFDE0A7">
        <w:rPr>
          <w:rFonts w:ascii="Times New Roman" w:eastAsia="Times New Roman" w:hAnsi="Times New Roman" w:cs="Times New Roman"/>
          <w:sz w:val="24"/>
          <w:szCs w:val="24"/>
        </w:rPr>
        <w:t>weeks  =</w:t>
      </w:r>
      <w:proofErr w:type="gramEnd"/>
      <w:r w:rsidRPr="6CFDE0A7">
        <w:rPr>
          <w:rFonts w:ascii="Times New Roman" w:eastAsia="Times New Roman" w:hAnsi="Times New Roman" w:cs="Times New Roman"/>
          <w:sz w:val="24"/>
          <w:szCs w:val="24"/>
        </w:rPr>
        <w:t xml:space="preserve"> </w:t>
      </w:r>
      <w:r w:rsidR="25C79679" w:rsidRPr="6CFDE0A7">
        <w:rPr>
          <w:rFonts w:ascii="Times New Roman" w:eastAsia="Times New Roman" w:hAnsi="Times New Roman" w:cs="Times New Roman"/>
          <w:sz w:val="24"/>
          <w:szCs w:val="24"/>
        </w:rPr>
        <w:t>44</w:t>
      </w:r>
      <w:r w:rsidRPr="6CFDE0A7">
        <w:rPr>
          <w:rFonts w:ascii="Times New Roman" w:eastAsia="Times New Roman" w:hAnsi="Times New Roman" w:cs="Times New Roman"/>
          <w:sz w:val="24"/>
          <w:szCs w:val="24"/>
        </w:rPr>
        <w:t xml:space="preserve"> Weeks </w:t>
      </w:r>
      <w:r w:rsidR="1F0FCAB5" w:rsidRPr="6CFDE0A7">
        <w:rPr>
          <w:rFonts w:ascii="Times New Roman" w:eastAsia="Times New Roman" w:hAnsi="Times New Roman" w:cs="Times New Roman"/>
          <w:sz w:val="24"/>
          <w:szCs w:val="24"/>
        </w:rPr>
        <w:t>/</w:t>
      </w:r>
      <w:proofErr w:type="spellStart"/>
      <w:r w:rsidR="1F0FCAB5" w:rsidRPr="6CFDE0A7">
        <w:rPr>
          <w:rFonts w:ascii="Times New Roman" w:eastAsia="Times New Roman" w:hAnsi="Times New Roman" w:cs="Times New Roman"/>
          <w:sz w:val="24"/>
          <w:szCs w:val="24"/>
        </w:rPr>
        <w:t>yr</w:t>
      </w:r>
      <w:proofErr w:type="spellEnd"/>
    </w:p>
    <w:p w14:paraId="60915B7E" w14:textId="67B69FD8" w:rsidR="5C0CDF9A" w:rsidRDefault="0D666A00"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p>
    <w:p w14:paraId="1A1D9BE3" w14:textId="1CAE40EB" w:rsidR="5C0CDF9A" w:rsidRDefault="274C23FA" w:rsidP="6CFDE0A7">
      <w:pPr>
        <w:ind w:left="720" w:firstLine="72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Estimated Number of hours it can be reserved </w:t>
      </w:r>
      <w:r w:rsidR="55DC8964" w:rsidRPr="6CFDE0A7">
        <w:rPr>
          <w:rFonts w:ascii="Times New Roman" w:eastAsia="Times New Roman" w:hAnsi="Times New Roman" w:cs="Times New Roman"/>
          <w:sz w:val="24"/>
          <w:szCs w:val="24"/>
        </w:rPr>
        <w:t>Sunday to Saturday between 6am-</w:t>
      </w:r>
      <w:r w:rsidR="5C0CDF9A">
        <w:tab/>
      </w:r>
      <w:r w:rsidR="55DC8964" w:rsidRPr="6CFDE0A7">
        <w:rPr>
          <w:rFonts w:ascii="Times New Roman" w:eastAsia="Times New Roman" w:hAnsi="Times New Roman" w:cs="Times New Roman"/>
          <w:sz w:val="24"/>
          <w:szCs w:val="24"/>
        </w:rPr>
        <w:t xml:space="preserve">11pm = </w:t>
      </w:r>
      <w:r w:rsidR="7492BB50" w:rsidRPr="6CFDE0A7">
        <w:rPr>
          <w:rFonts w:ascii="Times New Roman" w:eastAsia="Times New Roman" w:hAnsi="Times New Roman" w:cs="Times New Roman"/>
          <w:sz w:val="24"/>
          <w:szCs w:val="24"/>
        </w:rPr>
        <w:t>1</w:t>
      </w:r>
      <w:r w:rsidR="6A0FE210" w:rsidRPr="6CFDE0A7">
        <w:rPr>
          <w:rFonts w:ascii="Times New Roman" w:eastAsia="Times New Roman" w:hAnsi="Times New Roman" w:cs="Times New Roman"/>
          <w:sz w:val="24"/>
          <w:szCs w:val="24"/>
        </w:rPr>
        <w:t>0</w:t>
      </w:r>
      <w:r w:rsidR="7492BB50" w:rsidRPr="6CFDE0A7">
        <w:rPr>
          <w:rFonts w:ascii="Times New Roman" w:eastAsia="Times New Roman" w:hAnsi="Times New Roman" w:cs="Times New Roman"/>
          <w:sz w:val="24"/>
          <w:szCs w:val="24"/>
        </w:rPr>
        <w:t xml:space="preserve"> </w:t>
      </w:r>
      <w:r w:rsidR="7ED88F7B" w:rsidRPr="6CFDE0A7">
        <w:rPr>
          <w:rFonts w:ascii="Times New Roman" w:eastAsia="Times New Roman" w:hAnsi="Times New Roman" w:cs="Times New Roman"/>
          <w:sz w:val="24"/>
          <w:szCs w:val="24"/>
        </w:rPr>
        <w:t xml:space="preserve">hours </w:t>
      </w:r>
      <w:r w:rsidR="7ED88F7B" w:rsidRPr="6CFDE0A7">
        <w:rPr>
          <w:rFonts w:ascii="Times New Roman" w:eastAsia="Times New Roman" w:hAnsi="Times New Roman" w:cs="Times New Roman"/>
          <w:i/>
          <w:iCs/>
          <w:sz w:val="24"/>
          <w:szCs w:val="24"/>
        </w:rPr>
        <w:t xml:space="preserve">(N/B - Estimated 2 hours to be used </w:t>
      </w:r>
      <w:r w:rsidR="5722062F" w:rsidRPr="6CFDE0A7">
        <w:rPr>
          <w:rFonts w:ascii="Times New Roman" w:eastAsia="Times New Roman" w:hAnsi="Times New Roman" w:cs="Times New Roman"/>
          <w:i/>
          <w:iCs/>
          <w:sz w:val="24"/>
          <w:szCs w:val="24"/>
        </w:rPr>
        <w:t>as</w:t>
      </w:r>
      <w:r w:rsidR="7ED88F7B" w:rsidRPr="6CFDE0A7">
        <w:rPr>
          <w:rFonts w:ascii="Times New Roman" w:eastAsia="Times New Roman" w:hAnsi="Times New Roman" w:cs="Times New Roman"/>
          <w:i/>
          <w:iCs/>
          <w:sz w:val="24"/>
          <w:szCs w:val="24"/>
        </w:rPr>
        <w:t xml:space="preserve"> set up and tear down time)</w:t>
      </w:r>
    </w:p>
    <w:p w14:paraId="097CCCBD" w14:textId="7D693222" w:rsidR="15E3F366" w:rsidRDefault="6E0CD013" w:rsidP="6CFDE0A7">
      <w:pPr>
        <w:ind w:left="720" w:firstLine="72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Total n</w:t>
      </w:r>
      <w:r w:rsidR="0D666A00" w:rsidRPr="6CFDE0A7">
        <w:rPr>
          <w:rFonts w:ascii="Times New Roman" w:eastAsia="Times New Roman" w:hAnsi="Times New Roman" w:cs="Times New Roman"/>
          <w:sz w:val="24"/>
          <w:szCs w:val="24"/>
        </w:rPr>
        <w:t>umber of hours</w:t>
      </w:r>
      <w:r w:rsidR="4A781EFA" w:rsidRPr="6CFDE0A7">
        <w:rPr>
          <w:rFonts w:ascii="Times New Roman" w:eastAsia="Times New Roman" w:hAnsi="Times New Roman" w:cs="Times New Roman"/>
          <w:sz w:val="24"/>
          <w:szCs w:val="24"/>
        </w:rPr>
        <w:t xml:space="preserve"> in a year = 1</w:t>
      </w:r>
      <w:r w:rsidR="223ED5EB" w:rsidRPr="6CFDE0A7">
        <w:rPr>
          <w:rFonts w:ascii="Times New Roman" w:eastAsia="Times New Roman" w:hAnsi="Times New Roman" w:cs="Times New Roman"/>
          <w:sz w:val="24"/>
          <w:szCs w:val="24"/>
        </w:rPr>
        <w:t>0</w:t>
      </w:r>
      <w:r w:rsidR="4A781EFA" w:rsidRPr="6CFDE0A7">
        <w:rPr>
          <w:rFonts w:ascii="Times New Roman" w:eastAsia="Times New Roman" w:hAnsi="Times New Roman" w:cs="Times New Roman"/>
          <w:sz w:val="24"/>
          <w:szCs w:val="24"/>
        </w:rPr>
        <w:t xml:space="preserve"> hours x 44 weeks = </w:t>
      </w:r>
      <w:r w:rsidR="180B326F" w:rsidRPr="6CFDE0A7">
        <w:rPr>
          <w:rFonts w:ascii="Times New Roman" w:eastAsia="Times New Roman" w:hAnsi="Times New Roman" w:cs="Times New Roman"/>
          <w:sz w:val="24"/>
          <w:szCs w:val="24"/>
        </w:rPr>
        <w:t>440</w:t>
      </w:r>
    </w:p>
    <w:p w14:paraId="340F330F" w14:textId="7291F8E8" w:rsidR="2ADAF44D" w:rsidRDefault="77EFC172" w:rsidP="6CFDE0A7">
      <w:pPr>
        <w:ind w:left="720" w:firstLine="72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For 4 Cages = 440 x 4 = 1760</w:t>
      </w:r>
    </w:p>
    <w:p w14:paraId="7BEC7D2A" w14:textId="179DB05F" w:rsidR="2ADAF44D" w:rsidRDefault="40901272" w:rsidP="6CFDE0A7">
      <w:pPr>
        <w:ind w:left="720" w:firstLine="720"/>
        <w:rPr>
          <w:rFonts w:ascii="Times New Roman" w:eastAsia="Times New Roman" w:hAnsi="Times New Roman" w:cs="Times New Roman"/>
          <w:b/>
          <w:bCs/>
          <w:i/>
          <w:iCs/>
          <w:sz w:val="16"/>
          <w:szCs w:val="16"/>
        </w:rPr>
      </w:pPr>
      <w:r w:rsidRPr="6CFDE0A7">
        <w:rPr>
          <w:rFonts w:ascii="Times New Roman" w:eastAsia="Times New Roman" w:hAnsi="Times New Roman" w:cs="Times New Roman"/>
          <w:b/>
          <w:bCs/>
          <w:i/>
          <w:iCs/>
          <w:sz w:val="16"/>
          <w:szCs w:val="16"/>
        </w:rPr>
        <w:t xml:space="preserve">(N/B The Cages and the Turf Field cannot be rented out at the same time. </w:t>
      </w:r>
      <w:r w:rsidR="5BE1C2AC" w:rsidRPr="6CFDE0A7">
        <w:rPr>
          <w:rFonts w:ascii="Times New Roman" w:eastAsia="Times New Roman" w:hAnsi="Times New Roman" w:cs="Times New Roman"/>
          <w:b/>
          <w:bCs/>
          <w:i/>
          <w:iCs/>
          <w:sz w:val="16"/>
          <w:szCs w:val="16"/>
        </w:rPr>
        <w:t>So,</w:t>
      </w:r>
      <w:r w:rsidRPr="6CFDE0A7">
        <w:rPr>
          <w:rFonts w:ascii="Times New Roman" w:eastAsia="Times New Roman" w:hAnsi="Times New Roman" w:cs="Times New Roman"/>
          <w:b/>
          <w:bCs/>
          <w:i/>
          <w:iCs/>
          <w:sz w:val="16"/>
          <w:szCs w:val="16"/>
        </w:rPr>
        <w:t xml:space="preserve"> </w:t>
      </w:r>
      <w:r w:rsidR="3C9BBA01" w:rsidRPr="6CFDE0A7">
        <w:rPr>
          <w:rFonts w:ascii="Times New Roman" w:eastAsia="Times New Roman" w:hAnsi="Times New Roman" w:cs="Times New Roman"/>
          <w:b/>
          <w:bCs/>
          <w:i/>
          <w:iCs/>
          <w:sz w:val="16"/>
          <w:szCs w:val="16"/>
        </w:rPr>
        <w:t>w</w:t>
      </w:r>
      <w:r w:rsidRPr="6CFDE0A7">
        <w:rPr>
          <w:rFonts w:ascii="Times New Roman" w:eastAsia="Times New Roman" w:hAnsi="Times New Roman" w:cs="Times New Roman"/>
          <w:b/>
          <w:bCs/>
          <w:i/>
          <w:iCs/>
          <w:sz w:val="16"/>
          <w:szCs w:val="16"/>
        </w:rPr>
        <w:t>e multipl</w:t>
      </w:r>
      <w:r w:rsidR="2F15C555" w:rsidRPr="6CFDE0A7">
        <w:rPr>
          <w:rFonts w:ascii="Times New Roman" w:eastAsia="Times New Roman" w:hAnsi="Times New Roman" w:cs="Times New Roman"/>
          <w:b/>
          <w:bCs/>
          <w:i/>
          <w:iCs/>
          <w:sz w:val="16"/>
          <w:szCs w:val="16"/>
        </w:rPr>
        <w:t>ied</w:t>
      </w:r>
      <w:r w:rsidRPr="6CFDE0A7">
        <w:rPr>
          <w:rFonts w:ascii="Times New Roman" w:eastAsia="Times New Roman" w:hAnsi="Times New Roman" w:cs="Times New Roman"/>
          <w:b/>
          <w:bCs/>
          <w:i/>
          <w:iCs/>
          <w:sz w:val="16"/>
          <w:szCs w:val="16"/>
        </w:rPr>
        <w:t xml:space="preserve"> with 4, 4 </w:t>
      </w:r>
      <w:r w:rsidR="0B52E7D6" w:rsidRPr="6CFDE0A7">
        <w:rPr>
          <w:rFonts w:ascii="Times New Roman" w:eastAsia="Times New Roman" w:hAnsi="Times New Roman" w:cs="Times New Roman"/>
          <w:b/>
          <w:bCs/>
          <w:i/>
          <w:iCs/>
          <w:sz w:val="16"/>
          <w:szCs w:val="16"/>
        </w:rPr>
        <w:t xml:space="preserve">represents </w:t>
      </w:r>
      <w:r w:rsidR="612C8D13" w:rsidRPr="6CFDE0A7">
        <w:rPr>
          <w:rFonts w:ascii="Times New Roman" w:eastAsia="Times New Roman" w:hAnsi="Times New Roman" w:cs="Times New Roman"/>
          <w:b/>
          <w:bCs/>
          <w:i/>
          <w:iCs/>
          <w:sz w:val="16"/>
          <w:szCs w:val="16"/>
        </w:rPr>
        <w:t xml:space="preserve">either </w:t>
      </w:r>
      <w:r w:rsidRPr="6CFDE0A7">
        <w:rPr>
          <w:rFonts w:ascii="Times New Roman" w:eastAsia="Times New Roman" w:hAnsi="Times New Roman" w:cs="Times New Roman"/>
          <w:b/>
          <w:bCs/>
          <w:i/>
          <w:iCs/>
          <w:sz w:val="16"/>
          <w:szCs w:val="16"/>
        </w:rPr>
        <w:t xml:space="preserve">4 cages or </w:t>
      </w:r>
      <w:r w:rsidR="37EC5FBC" w:rsidRPr="6CFDE0A7">
        <w:rPr>
          <w:rFonts w:ascii="Times New Roman" w:eastAsia="Times New Roman" w:hAnsi="Times New Roman" w:cs="Times New Roman"/>
          <w:b/>
          <w:bCs/>
          <w:i/>
          <w:iCs/>
          <w:sz w:val="16"/>
          <w:szCs w:val="16"/>
        </w:rPr>
        <w:t xml:space="preserve">Turf </w:t>
      </w:r>
      <w:r w:rsidR="79530B4B" w:rsidRPr="6CFDE0A7">
        <w:rPr>
          <w:rFonts w:ascii="Times New Roman" w:eastAsia="Times New Roman" w:hAnsi="Times New Roman" w:cs="Times New Roman"/>
          <w:b/>
          <w:bCs/>
          <w:i/>
          <w:iCs/>
          <w:sz w:val="16"/>
          <w:szCs w:val="16"/>
        </w:rPr>
        <w:t>fields</w:t>
      </w:r>
      <w:r w:rsidR="15768CDA" w:rsidRPr="6CFDE0A7">
        <w:rPr>
          <w:rFonts w:ascii="Times New Roman" w:eastAsia="Times New Roman" w:hAnsi="Times New Roman" w:cs="Times New Roman"/>
          <w:b/>
          <w:bCs/>
          <w:i/>
          <w:iCs/>
          <w:sz w:val="16"/>
          <w:szCs w:val="16"/>
        </w:rPr>
        <w:t>.</w:t>
      </w:r>
    </w:p>
    <w:p w14:paraId="0DD3A51F" w14:textId="67A09FE9" w:rsidR="067A70A5" w:rsidRDefault="067A70A5" w:rsidP="6CFDE0A7">
      <w:pPr>
        <w:rPr>
          <w:rFonts w:ascii="Times New Roman" w:eastAsia="Times New Roman" w:hAnsi="Times New Roman" w:cs="Times New Roman"/>
          <w:b/>
          <w:bCs/>
          <w:i/>
          <w:iCs/>
          <w:sz w:val="24"/>
          <w:szCs w:val="24"/>
        </w:rPr>
      </w:pPr>
    </w:p>
    <w:p w14:paraId="21302D53" w14:textId="4670E9F4" w:rsidR="651D4F9C" w:rsidRDefault="7F1F8E2B" w:rsidP="0018764F">
      <w:pPr>
        <w:pStyle w:val="ListParagraph"/>
        <w:numPr>
          <w:ilvl w:val="0"/>
          <w:numId w:val="22"/>
        </w:numPr>
        <w:rPr>
          <w:rFonts w:ascii="Times New Roman" w:eastAsia="Times New Roman" w:hAnsi="Times New Roman" w:cs="Times New Roman"/>
          <w:b/>
          <w:bCs/>
          <w:i/>
          <w:iCs/>
          <w:sz w:val="24"/>
          <w:szCs w:val="24"/>
          <w:u w:val="single"/>
        </w:rPr>
      </w:pPr>
      <w:r w:rsidRPr="6CFDE0A7">
        <w:rPr>
          <w:rFonts w:ascii="Times New Roman" w:eastAsia="Times New Roman" w:hAnsi="Times New Roman" w:cs="Times New Roman"/>
          <w:b/>
          <w:bCs/>
          <w:i/>
          <w:iCs/>
          <w:sz w:val="24"/>
          <w:szCs w:val="24"/>
          <w:u w:val="single"/>
        </w:rPr>
        <w:t>Softball/Baseball Fields (Fields 1, 2, 3, 4,</w:t>
      </w:r>
      <w:r w:rsidR="2D1049CF" w:rsidRPr="6CFDE0A7">
        <w:rPr>
          <w:rFonts w:ascii="Times New Roman" w:eastAsia="Times New Roman" w:hAnsi="Times New Roman" w:cs="Times New Roman"/>
          <w:b/>
          <w:bCs/>
          <w:i/>
          <w:iCs/>
          <w:sz w:val="24"/>
          <w:szCs w:val="24"/>
          <w:u w:val="single"/>
        </w:rPr>
        <w:t xml:space="preserve"> &amp; 5)</w:t>
      </w:r>
    </w:p>
    <w:p w14:paraId="14A42468" w14:textId="163592B8" w:rsidR="651D4F9C" w:rsidRDefault="7F1F8E2B" w:rsidP="0018764F">
      <w:pPr>
        <w:pStyle w:val="ListParagraph"/>
        <w:numPr>
          <w:ilvl w:val="1"/>
          <w:numId w:val="22"/>
        </w:numPr>
        <w:rPr>
          <w:rFonts w:ascii="Times New Roman" w:eastAsia="Times New Roman" w:hAnsi="Times New Roman" w:cs="Times New Roman"/>
          <w:sz w:val="24"/>
          <w:szCs w:val="24"/>
        </w:rPr>
      </w:pPr>
      <w:r w:rsidRPr="6CFDE0A7">
        <w:rPr>
          <w:rFonts w:ascii="Times New Roman" w:eastAsia="Times New Roman" w:hAnsi="Times New Roman" w:cs="Times New Roman"/>
          <w:b/>
          <w:bCs/>
          <w:i/>
          <w:iCs/>
          <w:sz w:val="24"/>
          <w:szCs w:val="24"/>
          <w:u w:val="single"/>
        </w:rPr>
        <w:t>Non-Availability is shown below:</w:t>
      </w:r>
      <w:r w:rsidRPr="6CFDE0A7">
        <w:rPr>
          <w:rFonts w:ascii="Times New Roman" w:eastAsia="Times New Roman" w:hAnsi="Times New Roman" w:cs="Times New Roman"/>
          <w:sz w:val="24"/>
          <w:szCs w:val="24"/>
        </w:rPr>
        <w:t xml:space="preserve"> </w:t>
      </w:r>
    </w:p>
    <w:p w14:paraId="5C9D438B" w14:textId="11B39A00" w:rsidR="4925AF10" w:rsidRDefault="30D95345" w:rsidP="6CFDE0A7">
      <w:pPr>
        <w:ind w:left="720" w:firstLine="72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December – February = 3 Months = 12 Weeks</w:t>
      </w:r>
      <w:r w:rsidR="7F1F8E2B" w:rsidRPr="6CFDE0A7">
        <w:rPr>
          <w:rFonts w:ascii="Times New Roman" w:eastAsia="Times New Roman" w:hAnsi="Times New Roman" w:cs="Times New Roman"/>
          <w:sz w:val="24"/>
          <w:szCs w:val="24"/>
        </w:rPr>
        <w:t xml:space="preserve"> </w:t>
      </w:r>
    </w:p>
    <w:p w14:paraId="705305D7" w14:textId="6F06C7A1" w:rsidR="19F5F32A" w:rsidRDefault="0EE6E32E" w:rsidP="6CFDE0A7">
      <w:pPr>
        <w:ind w:left="720" w:firstLine="72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Tuesdays and Wednesdays April to July = 2 days in a week x 4 Months (16 </w:t>
      </w:r>
      <w:r w:rsidR="19F5F32A">
        <w:tab/>
      </w:r>
      <w:r w:rsidRPr="6CFDE0A7">
        <w:rPr>
          <w:rFonts w:ascii="Times New Roman" w:eastAsia="Times New Roman" w:hAnsi="Times New Roman" w:cs="Times New Roman"/>
          <w:sz w:val="24"/>
          <w:szCs w:val="24"/>
        </w:rPr>
        <w:t xml:space="preserve">weeks) = </w:t>
      </w:r>
      <w:r w:rsidR="30852E3A" w:rsidRPr="6CFDE0A7">
        <w:rPr>
          <w:rFonts w:ascii="Times New Roman" w:eastAsia="Times New Roman" w:hAnsi="Times New Roman" w:cs="Times New Roman"/>
          <w:sz w:val="24"/>
          <w:szCs w:val="24"/>
        </w:rPr>
        <w:t>32 Days = 4 weeks 4 days</w:t>
      </w:r>
    </w:p>
    <w:p w14:paraId="40AFAAA5" w14:textId="1C7DE3D3" w:rsidR="651D4F9C" w:rsidRDefault="7F1F8E2B" w:rsidP="6CFDE0A7">
      <w:pPr>
        <w:ind w:left="720" w:firstLine="72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w:t>
      </w:r>
      <w:r w:rsidR="24DDAF0B" w:rsidRPr="6CFDE0A7">
        <w:rPr>
          <w:rFonts w:ascii="Times New Roman" w:eastAsia="Times New Roman" w:hAnsi="Times New Roman" w:cs="Times New Roman"/>
          <w:sz w:val="24"/>
          <w:szCs w:val="24"/>
        </w:rPr>
        <w:t>Festival = 1 week</w:t>
      </w:r>
    </w:p>
    <w:p w14:paraId="73AFB83A" w14:textId="18310D73" w:rsidR="050AB956" w:rsidRDefault="24DDAF0B" w:rsidP="6CFDE0A7">
      <w:pPr>
        <w:ind w:left="720" w:firstLine="72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w:t>
      </w:r>
      <w:r w:rsidR="7F1F8E2B" w:rsidRPr="6CFDE0A7">
        <w:rPr>
          <w:rFonts w:ascii="Times New Roman" w:eastAsia="Times New Roman" w:hAnsi="Times New Roman" w:cs="Times New Roman"/>
          <w:sz w:val="24"/>
          <w:szCs w:val="24"/>
        </w:rPr>
        <w:t>Halloween Event = 1 weekend = 3 Days</w:t>
      </w:r>
    </w:p>
    <w:p w14:paraId="432EE865" w14:textId="227218A9" w:rsidR="651D4F9C" w:rsidRDefault="7F1F8E2B" w:rsidP="6CFDE0A7">
      <w:pPr>
        <w:ind w:left="720" w:firstLine="72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Turkey Toss Cornhole Tournament = 1 Weekend = 3 Days</w:t>
      </w:r>
    </w:p>
    <w:p w14:paraId="775354BB" w14:textId="3A0D709C" w:rsidR="58143148" w:rsidRDefault="40822EF9" w:rsidP="6CFDE0A7">
      <w:pPr>
        <w:ind w:left="720" w:firstLine="720"/>
        <w:rPr>
          <w:rFonts w:ascii="Times New Roman" w:eastAsia="Times New Roman" w:hAnsi="Times New Roman" w:cs="Times New Roman"/>
          <w:sz w:val="24"/>
          <w:szCs w:val="24"/>
        </w:rPr>
      </w:pPr>
      <w:proofErr w:type="spellStart"/>
      <w:r w:rsidRPr="6CFDE0A7">
        <w:rPr>
          <w:rFonts w:ascii="Times New Roman" w:eastAsia="Times New Roman" w:hAnsi="Times New Roman" w:cs="Times New Roman"/>
          <w:sz w:val="24"/>
          <w:szCs w:val="24"/>
        </w:rPr>
        <w:t>Kickin</w:t>
      </w:r>
      <w:proofErr w:type="spellEnd"/>
      <w:r w:rsidRPr="6CFDE0A7">
        <w:rPr>
          <w:rFonts w:ascii="Times New Roman" w:eastAsia="Times New Roman" w:hAnsi="Times New Roman" w:cs="Times New Roman"/>
          <w:sz w:val="24"/>
          <w:szCs w:val="24"/>
        </w:rPr>
        <w:t>’ It for Cancer Kickball Tournament = 1 Weekend = 3 Days</w:t>
      </w:r>
    </w:p>
    <w:p w14:paraId="21346E0E" w14:textId="37EBA4E6" w:rsidR="23021120" w:rsidRDefault="1985CB70" w:rsidP="6CFDE0A7">
      <w:pPr>
        <w:ind w:left="720" w:firstLine="72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Kickball Tournament = 1 day x 6 weeks = 6 days</w:t>
      </w:r>
    </w:p>
    <w:p w14:paraId="33EA729E" w14:textId="49CD3F1C" w:rsidR="651D4F9C" w:rsidRDefault="7F1F8E2B" w:rsidP="6CFDE0A7">
      <w:pPr>
        <w:ind w:left="720" w:firstLine="720"/>
        <w:rPr>
          <w:rFonts w:ascii="Times New Roman" w:eastAsia="Times New Roman" w:hAnsi="Times New Roman" w:cs="Times New Roman"/>
          <w:b/>
          <w:bCs/>
          <w:i/>
          <w:iCs/>
          <w:sz w:val="24"/>
          <w:szCs w:val="24"/>
          <w:u w:val="single"/>
        </w:rPr>
      </w:pPr>
      <w:r w:rsidRPr="6CFDE0A7">
        <w:rPr>
          <w:rFonts w:ascii="Times New Roman" w:eastAsia="Times New Roman" w:hAnsi="Times New Roman" w:cs="Times New Roman"/>
          <w:b/>
          <w:bCs/>
          <w:i/>
          <w:iCs/>
          <w:sz w:val="24"/>
          <w:szCs w:val="24"/>
          <w:u w:val="single"/>
        </w:rPr>
        <w:t xml:space="preserve">Total = </w:t>
      </w:r>
      <w:r w:rsidR="33AC84DE" w:rsidRPr="6CFDE0A7">
        <w:rPr>
          <w:rFonts w:ascii="Times New Roman" w:eastAsia="Times New Roman" w:hAnsi="Times New Roman" w:cs="Times New Roman"/>
          <w:b/>
          <w:bCs/>
          <w:i/>
          <w:iCs/>
          <w:sz w:val="24"/>
          <w:szCs w:val="24"/>
          <w:u w:val="single"/>
        </w:rPr>
        <w:t>19 weeks 5 days</w:t>
      </w:r>
    </w:p>
    <w:p w14:paraId="2D1A2B0E" w14:textId="46A9910D" w:rsidR="651D4F9C" w:rsidRDefault="7F1F8E2B" w:rsidP="6CFDE0A7">
      <w:pPr>
        <w:ind w:firstLine="72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p>
    <w:p w14:paraId="25AA4AC2" w14:textId="462B5303" w:rsidR="651D4F9C" w:rsidRDefault="7F1F8E2B" w:rsidP="0018764F">
      <w:pPr>
        <w:pStyle w:val="ListParagraph"/>
        <w:numPr>
          <w:ilvl w:val="1"/>
          <w:numId w:val="22"/>
        </w:numPr>
        <w:rPr>
          <w:rFonts w:ascii="Times New Roman" w:eastAsia="Times New Roman" w:hAnsi="Times New Roman" w:cs="Times New Roman"/>
          <w:sz w:val="24"/>
          <w:szCs w:val="24"/>
        </w:rPr>
      </w:pPr>
      <w:r w:rsidRPr="6CFDE0A7">
        <w:rPr>
          <w:rFonts w:ascii="Times New Roman" w:eastAsia="Times New Roman" w:hAnsi="Times New Roman" w:cs="Times New Roman"/>
          <w:b/>
          <w:bCs/>
          <w:i/>
          <w:iCs/>
          <w:sz w:val="24"/>
          <w:szCs w:val="24"/>
          <w:u w:val="single"/>
        </w:rPr>
        <w:t>Availability for booking:</w:t>
      </w:r>
      <w:r w:rsidRPr="6CFDE0A7">
        <w:rPr>
          <w:rFonts w:ascii="Times New Roman" w:eastAsia="Times New Roman" w:hAnsi="Times New Roman" w:cs="Times New Roman"/>
          <w:sz w:val="24"/>
          <w:szCs w:val="24"/>
        </w:rPr>
        <w:t xml:space="preserve"> </w:t>
      </w:r>
    </w:p>
    <w:p w14:paraId="662E139B" w14:textId="23F34B1A" w:rsidR="1342BD2F" w:rsidRDefault="1342BD2F" w:rsidP="6CFDE0A7">
      <w:pPr>
        <w:rPr>
          <w:rFonts w:ascii="Times New Roman" w:eastAsia="Times New Roman" w:hAnsi="Times New Roman" w:cs="Times New Roman"/>
          <w:sz w:val="24"/>
          <w:szCs w:val="24"/>
        </w:rPr>
      </w:pPr>
      <w:ins w:id="0" w:author="Jiderechukwu Ogbodo" w:date="2023-02-14T15:53:00Z">
        <w:r>
          <w:tab/>
        </w:r>
        <w:r>
          <w:tab/>
        </w:r>
      </w:ins>
      <w:r w:rsidR="60B81951" w:rsidRPr="6CFDE0A7">
        <w:rPr>
          <w:rFonts w:ascii="Times New Roman" w:eastAsia="Times New Roman" w:hAnsi="Times New Roman" w:cs="Times New Roman"/>
          <w:sz w:val="24"/>
          <w:szCs w:val="24"/>
        </w:rPr>
        <w:t>Total weeks available in a year:</w:t>
      </w:r>
    </w:p>
    <w:p w14:paraId="107B72D6" w14:textId="54A44EE8" w:rsidR="1342BD2F" w:rsidRDefault="60B81951" w:rsidP="6CFDE0A7">
      <w:pPr>
        <w:ind w:left="720" w:firstLine="72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Total of 52 weeks in a year – 19 weeks 5 days non-Availability = </w:t>
      </w:r>
      <w:r w:rsidR="410C8640" w:rsidRPr="6CFDE0A7">
        <w:rPr>
          <w:rFonts w:ascii="Times New Roman" w:eastAsia="Times New Roman" w:hAnsi="Times New Roman" w:cs="Times New Roman"/>
          <w:sz w:val="24"/>
          <w:szCs w:val="24"/>
        </w:rPr>
        <w:t xml:space="preserve">32.29 </w:t>
      </w:r>
      <w:r w:rsidRPr="6CFDE0A7">
        <w:rPr>
          <w:rFonts w:ascii="Times New Roman" w:eastAsia="Times New Roman" w:hAnsi="Times New Roman" w:cs="Times New Roman"/>
          <w:sz w:val="24"/>
          <w:szCs w:val="24"/>
        </w:rPr>
        <w:t>Weeks</w:t>
      </w:r>
    </w:p>
    <w:p w14:paraId="059690C2" w14:textId="5073B057" w:rsidR="067A70A5" w:rsidRDefault="067A70A5" w:rsidP="6CFDE0A7">
      <w:pPr>
        <w:rPr>
          <w:rFonts w:ascii="Times New Roman" w:eastAsia="Times New Roman" w:hAnsi="Times New Roman" w:cs="Times New Roman"/>
          <w:sz w:val="24"/>
          <w:szCs w:val="24"/>
        </w:rPr>
      </w:pPr>
    </w:p>
    <w:p w14:paraId="67362EFC" w14:textId="35F5980F" w:rsidR="57540D9A" w:rsidRDefault="57540D9A" w:rsidP="6CFDE0A7">
      <w:pPr>
        <w:rPr>
          <w:rFonts w:ascii="Times New Roman" w:eastAsia="Times New Roman" w:hAnsi="Times New Roman" w:cs="Times New Roman"/>
          <w:sz w:val="24"/>
          <w:szCs w:val="24"/>
        </w:rPr>
      </w:pPr>
      <w:ins w:id="1" w:author="Jiderechukwu Ogbodo" w:date="2023-02-14T15:49:00Z">
        <w:r>
          <w:tab/>
        </w:r>
      </w:ins>
      <w:ins w:id="2" w:author="Jiderechukwu Ogbodo" w:date="2023-02-14T15:51:00Z">
        <w:r>
          <w:tab/>
        </w:r>
      </w:ins>
      <w:r w:rsidR="46559B10" w:rsidRPr="6CFDE0A7">
        <w:rPr>
          <w:rFonts w:ascii="Times New Roman" w:eastAsia="Times New Roman" w:hAnsi="Times New Roman" w:cs="Times New Roman"/>
          <w:sz w:val="24"/>
          <w:szCs w:val="24"/>
        </w:rPr>
        <w:t xml:space="preserve">Estimated reservation hours </w:t>
      </w:r>
      <w:r w:rsidR="1DDD191A" w:rsidRPr="6CFDE0A7">
        <w:rPr>
          <w:rFonts w:ascii="Times New Roman" w:eastAsia="Times New Roman" w:hAnsi="Times New Roman" w:cs="Times New Roman"/>
          <w:sz w:val="24"/>
          <w:szCs w:val="24"/>
        </w:rPr>
        <w:t xml:space="preserve">Monday – Friday, 4pm – 11pm = </w:t>
      </w:r>
      <w:r w:rsidR="1388580C" w:rsidRPr="6CFDE0A7">
        <w:rPr>
          <w:rFonts w:ascii="Times New Roman" w:eastAsia="Times New Roman" w:hAnsi="Times New Roman" w:cs="Times New Roman"/>
          <w:sz w:val="24"/>
          <w:szCs w:val="24"/>
        </w:rPr>
        <w:t>7</w:t>
      </w:r>
      <w:r w:rsidR="1DDD191A" w:rsidRPr="6CFDE0A7">
        <w:rPr>
          <w:rFonts w:ascii="Times New Roman" w:eastAsia="Times New Roman" w:hAnsi="Times New Roman" w:cs="Times New Roman"/>
          <w:sz w:val="24"/>
          <w:szCs w:val="24"/>
        </w:rPr>
        <w:t xml:space="preserve"> </w:t>
      </w:r>
      <w:r w:rsidR="74FB2826" w:rsidRPr="6CFDE0A7">
        <w:rPr>
          <w:rFonts w:ascii="Times New Roman" w:eastAsia="Times New Roman" w:hAnsi="Times New Roman" w:cs="Times New Roman"/>
          <w:sz w:val="24"/>
          <w:szCs w:val="24"/>
        </w:rPr>
        <w:t>hours</w:t>
      </w:r>
    </w:p>
    <w:p w14:paraId="71AF51A0" w14:textId="25AFC278" w:rsidR="386394F4" w:rsidRDefault="386394F4" w:rsidP="6CFDE0A7">
      <w:pPr>
        <w:rPr>
          <w:rFonts w:ascii="Times New Roman" w:eastAsia="Times New Roman" w:hAnsi="Times New Roman" w:cs="Times New Roman"/>
          <w:sz w:val="24"/>
          <w:szCs w:val="24"/>
        </w:rPr>
      </w:pPr>
      <w:ins w:id="3" w:author="Jiderechukwu Ogbodo" w:date="2023-02-14T15:51:00Z">
        <w:r>
          <w:tab/>
        </w:r>
        <w:r>
          <w:tab/>
        </w:r>
      </w:ins>
      <w:r w:rsidR="667FA6E7" w:rsidRPr="6CFDE0A7">
        <w:rPr>
          <w:rFonts w:ascii="Times New Roman" w:eastAsia="Times New Roman" w:hAnsi="Times New Roman" w:cs="Times New Roman"/>
          <w:sz w:val="24"/>
          <w:szCs w:val="24"/>
        </w:rPr>
        <w:t xml:space="preserve">Estimated reservation hours </w:t>
      </w:r>
      <w:r w:rsidR="35F6CACB" w:rsidRPr="6CFDE0A7">
        <w:rPr>
          <w:rFonts w:ascii="Times New Roman" w:eastAsia="Times New Roman" w:hAnsi="Times New Roman" w:cs="Times New Roman"/>
          <w:sz w:val="24"/>
          <w:szCs w:val="24"/>
        </w:rPr>
        <w:t>Saturday – Sunday, 6am – 11pm = 5 hours</w:t>
      </w:r>
    </w:p>
    <w:p w14:paraId="6C9C4692" w14:textId="0B0D835F" w:rsidR="549DD7FD" w:rsidRDefault="549DD7FD" w:rsidP="6CFDE0A7">
      <w:pPr>
        <w:rPr>
          <w:rFonts w:ascii="Times New Roman" w:eastAsia="Times New Roman" w:hAnsi="Times New Roman" w:cs="Times New Roman"/>
          <w:sz w:val="24"/>
          <w:szCs w:val="24"/>
        </w:rPr>
      </w:pPr>
      <w:ins w:id="4" w:author="Jiderechukwu Ogbodo" w:date="2023-02-14T15:52:00Z">
        <w:r>
          <w:lastRenderedPageBreak/>
          <w:tab/>
        </w:r>
      </w:ins>
      <w:ins w:id="5" w:author="Jiderechukwu Ogbodo" w:date="2023-02-14T15:53:00Z">
        <w:r>
          <w:tab/>
        </w:r>
      </w:ins>
      <w:r w:rsidR="35F6CACB" w:rsidRPr="6CFDE0A7">
        <w:rPr>
          <w:rFonts w:ascii="Times New Roman" w:eastAsia="Times New Roman" w:hAnsi="Times New Roman" w:cs="Times New Roman"/>
          <w:sz w:val="24"/>
          <w:szCs w:val="24"/>
        </w:rPr>
        <w:t>Total hours available in a week = 1</w:t>
      </w:r>
      <w:r w:rsidR="097495B1" w:rsidRPr="6CFDE0A7">
        <w:rPr>
          <w:rFonts w:ascii="Times New Roman" w:eastAsia="Times New Roman" w:hAnsi="Times New Roman" w:cs="Times New Roman"/>
          <w:sz w:val="24"/>
          <w:szCs w:val="24"/>
        </w:rPr>
        <w:t>2</w:t>
      </w:r>
      <w:r w:rsidR="35F6CACB" w:rsidRPr="6CFDE0A7">
        <w:rPr>
          <w:rFonts w:ascii="Times New Roman" w:eastAsia="Times New Roman" w:hAnsi="Times New Roman" w:cs="Times New Roman"/>
          <w:sz w:val="24"/>
          <w:szCs w:val="24"/>
        </w:rPr>
        <w:t xml:space="preserve"> hours</w:t>
      </w:r>
    </w:p>
    <w:p w14:paraId="2D8DB002" w14:textId="135C2DB0" w:rsidR="549DD7FD" w:rsidRDefault="549DD7FD" w:rsidP="6CFDE0A7">
      <w:pPr>
        <w:rPr>
          <w:rFonts w:ascii="Times New Roman" w:eastAsia="Times New Roman" w:hAnsi="Times New Roman" w:cs="Times New Roman"/>
          <w:sz w:val="24"/>
          <w:szCs w:val="24"/>
        </w:rPr>
      </w:pPr>
      <w:ins w:id="6" w:author="Jiderechukwu Ogbodo" w:date="2023-02-14T15:53:00Z">
        <w:r>
          <w:tab/>
        </w:r>
        <w:r>
          <w:tab/>
        </w:r>
      </w:ins>
      <w:r w:rsidR="7F1F8E2B" w:rsidRPr="6CFDE0A7">
        <w:rPr>
          <w:rFonts w:ascii="Times New Roman" w:eastAsia="Times New Roman" w:hAnsi="Times New Roman" w:cs="Times New Roman"/>
          <w:sz w:val="24"/>
          <w:szCs w:val="24"/>
        </w:rPr>
        <w:t>Total number of hours in a year = 1</w:t>
      </w:r>
      <w:r w:rsidR="7CBA372D" w:rsidRPr="6CFDE0A7">
        <w:rPr>
          <w:rFonts w:ascii="Times New Roman" w:eastAsia="Times New Roman" w:hAnsi="Times New Roman" w:cs="Times New Roman"/>
          <w:sz w:val="24"/>
          <w:szCs w:val="24"/>
        </w:rPr>
        <w:t>2</w:t>
      </w:r>
      <w:r w:rsidR="7F1F8E2B" w:rsidRPr="6CFDE0A7">
        <w:rPr>
          <w:rFonts w:ascii="Times New Roman" w:eastAsia="Times New Roman" w:hAnsi="Times New Roman" w:cs="Times New Roman"/>
          <w:sz w:val="24"/>
          <w:szCs w:val="24"/>
        </w:rPr>
        <w:t xml:space="preserve"> hours x </w:t>
      </w:r>
      <w:r w:rsidR="6656D711" w:rsidRPr="6CFDE0A7">
        <w:rPr>
          <w:rFonts w:ascii="Times New Roman" w:eastAsia="Times New Roman" w:hAnsi="Times New Roman" w:cs="Times New Roman"/>
          <w:sz w:val="24"/>
          <w:szCs w:val="24"/>
        </w:rPr>
        <w:t>32.29</w:t>
      </w:r>
      <w:r w:rsidR="7F1F8E2B" w:rsidRPr="6CFDE0A7">
        <w:rPr>
          <w:rFonts w:ascii="Times New Roman" w:eastAsia="Times New Roman" w:hAnsi="Times New Roman" w:cs="Times New Roman"/>
          <w:sz w:val="24"/>
          <w:szCs w:val="24"/>
        </w:rPr>
        <w:t xml:space="preserve"> weeks = </w:t>
      </w:r>
      <w:r w:rsidR="14BD5CA3" w:rsidRPr="6CFDE0A7">
        <w:rPr>
          <w:rFonts w:ascii="Times New Roman" w:eastAsia="Times New Roman" w:hAnsi="Times New Roman" w:cs="Times New Roman"/>
          <w:sz w:val="24"/>
          <w:szCs w:val="24"/>
        </w:rPr>
        <w:t>3</w:t>
      </w:r>
      <w:r w:rsidR="566DDCFD" w:rsidRPr="6CFDE0A7">
        <w:rPr>
          <w:rFonts w:ascii="Times New Roman" w:eastAsia="Times New Roman" w:hAnsi="Times New Roman" w:cs="Times New Roman"/>
          <w:sz w:val="24"/>
          <w:szCs w:val="24"/>
        </w:rPr>
        <w:t>87.48</w:t>
      </w:r>
      <w:r w:rsidR="14BD5CA3" w:rsidRPr="6CFDE0A7">
        <w:rPr>
          <w:rFonts w:ascii="Times New Roman" w:eastAsia="Times New Roman" w:hAnsi="Times New Roman" w:cs="Times New Roman"/>
          <w:sz w:val="24"/>
          <w:szCs w:val="24"/>
        </w:rPr>
        <w:t xml:space="preserve"> Hours</w:t>
      </w:r>
    </w:p>
    <w:p w14:paraId="5A126B11" w14:textId="509A347E" w:rsidR="4CF838EA" w:rsidRDefault="4CF838EA" w:rsidP="6CFDE0A7">
      <w:pPr>
        <w:rPr>
          <w:rFonts w:ascii="Times New Roman" w:eastAsia="Times New Roman" w:hAnsi="Times New Roman" w:cs="Times New Roman"/>
          <w:sz w:val="24"/>
          <w:szCs w:val="24"/>
        </w:rPr>
      </w:pPr>
      <w:ins w:id="7" w:author="Jiderechukwu Ogbodo" w:date="2023-02-14T15:57:00Z">
        <w:r>
          <w:tab/>
        </w:r>
        <w:r>
          <w:tab/>
        </w:r>
      </w:ins>
      <w:r w:rsidR="14BD5CA3" w:rsidRPr="6CFDE0A7">
        <w:rPr>
          <w:rFonts w:ascii="Times New Roman" w:eastAsia="Times New Roman" w:hAnsi="Times New Roman" w:cs="Times New Roman"/>
          <w:b/>
          <w:bCs/>
          <w:sz w:val="24"/>
          <w:szCs w:val="24"/>
        </w:rPr>
        <w:t>= 3</w:t>
      </w:r>
      <w:r w:rsidR="4A17190C" w:rsidRPr="6CFDE0A7">
        <w:rPr>
          <w:rFonts w:ascii="Times New Roman" w:eastAsia="Times New Roman" w:hAnsi="Times New Roman" w:cs="Times New Roman"/>
          <w:b/>
          <w:bCs/>
          <w:sz w:val="24"/>
          <w:szCs w:val="24"/>
        </w:rPr>
        <w:t>87.48</w:t>
      </w:r>
    </w:p>
    <w:p w14:paraId="5F97534A" w14:textId="71BE58DE" w:rsidR="4CF838EA" w:rsidRDefault="4A17190C" w:rsidP="6CFDE0A7">
      <w:pPr>
        <w:ind w:left="720" w:firstLine="72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For the 5 Fields = 5 x 387.48 = 1937.4</w:t>
      </w:r>
      <w:r w:rsidR="14BD5CA3" w:rsidRPr="6CFDE0A7">
        <w:rPr>
          <w:rFonts w:ascii="Times New Roman" w:eastAsia="Times New Roman" w:hAnsi="Times New Roman" w:cs="Times New Roman"/>
          <w:b/>
          <w:bCs/>
          <w:sz w:val="24"/>
          <w:szCs w:val="24"/>
        </w:rPr>
        <w:t xml:space="preserve"> hours</w:t>
      </w:r>
    </w:p>
    <w:p w14:paraId="734E6457" w14:textId="3072491C" w:rsidR="067A70A5" w:rsidRDefault="067A70A5" w:rsidP="6CFDE0A7">
      <w:pPr>
        <w:rPr>
          <w:rFonts w:ascii="Times New Roman" w:eastAsia="Times New Roman" w:hAnsi="Times New Roman" w:cs="Times New Roman"/>
          <w:b/>
          <w:bCs/>
          <w:i/>
          <w:iCs/>
          <w:sz w:val="24"/>
          <w:szCs w:val="24"/>
        </w:rPr>
      </w:pPr>
    </w:p>
    <w:p w14:paraId="2888D652" w14:textId="416AE343" w:rsidR="4808CF74" w:rsidRDefault="74AA8157" w:rsidP="0018764F">
      <w:pPr>
        <w:pStyle w:val="ListParagraph"/>
        <w:numPr>
          <w:ilvl w:val="0"/>
          <w:numId w:val="22"/>
        </w:numPr>
        <w:rPr>
          <w:rFonts w:ascii="Times New Roman" w:eastAsia="Times New Roman" w:hAnsi="Times New Roman" w:cs="Times New Roman"/>
          <w:b/>
          <w:bCs/>
          <w:i/>
          <w:iCs/>
          <w:sz w:val="24"/>
          <w:szCs w:val="24"/>
          <w:u w:val="single"/>
        </w:rPr>
      </w:pPr>
      <w:r w:rsidRPr="6CFDE0A7">
        <w:rPr>
          <w:rFonts w:ascii="Times New Roman" w:eastAsia="Times New Roman" w:hAnsi="Times New Roman" w:cs="Times New Roman"/>
          <w:b/>
          <w:bCs/>
          <w:i/>
          <w:iCs/>
          <w:sz w:val="24"/>
          <w:szCs w:val="24"/>
          <w:u w:val="single"/>
        </w:rPr>
        <w:t>Football/Soccer Practice Field</w:t>
      </w:r>
    </w:p>
    <w:p w14:paraId="761C7F0C" w14:textId="2889C5ED" w:rsidR="4808CF74" w:rsidRDefault="4808CF74" w:rsidP="6CFDE0A7">
      <w:pPr>
        <w:rPr>
          <w:rFonts w:ascii="Times New Roman" w:eastAsia="Times New Roman" w:hAnsi="Times New Roman" w:cs="Times New Roman"/>
          <w:i/>
          <w:iCs/>
          <w:sz w:val="24"/>
          <w:szCs w:val="24"/>
          <w:u w:val="single"/>
        </w:rPr>
      </w:pPr>
      <w:ins w:id="8" w:author="Jiderechukwu Ogbodo" w:date="2023-02-14T16:01:00Z">
        <w:r>
          <w:tab/>
        </w:r>
      </w:ins>
      <w:r w:rsidR="48144900" w:rsidRPr="6CFDE0A7">
        <w:rPr>
          <w:rFonts w:ascii="Times New Roman" w:eastAsia="Times New Roman" w:hAnsi="Times New Roman" w:cs="Times New Roman"/>
          <w:sz w:val="24"/>
          <w:szCs w:val="24"/>
        </w:rPr>
        <w:t>Does not get rented out – only used by Jr. Vikings Football/Cheer</w:t>
      </w:r>
    </w:p>
    <w:p w14:paraId="412633C3" w14:textId="639140EE" w:rsidR="0F32988B" w:rsidRDefault="0F32988B"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Assumed to be rented out 50 weeks (52 weeks - 2 weeks) in a year for 12 hours per day.</w:t>
      </w:r>
    </w:p>
    <w:p w14:paraId="4BEE2AA0" w14:textId="58556C0E" w:rsidR="1BAF435B" w:rsidRDefault="5D9ED610"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r w:rsidR="1BAF435B">
        <w:tab/>
      </w:r>
      <w:r w:rsidRPr="6CFDE0A7">
        <w:rPr>
          <w:rFonts w:ascii="Times New Roman" w:eastAsia="Times New Roman" w:hAnsi="Times New Roman" w:cs="Times New Roman"/>
          <w:sz w:val="24"/>
          <w:szCs w:val="24"/>
        </w:rPr>
        <w:t xml:space="preserve">The 2 weeks will account for the New </w:t>
      </w:r>
      <w:proofErr w:type="spellStart"/>
      <w:r w:rsidRPr="6CFDE0A7">
        <w:rPr>
          <w:rFonts w:ascii="Times New Roman" w:eastAsia="Times New Roman" w:hAnsi="Times New Roman" w:cs="Times New Roman"/>
          <w:sz w:val="24"/>
          <w:szCs w:val="24"/>
        </w:rPr>
        <w:t>Melle’s</w:t>
      </w:r>
      <w:proofErr w:type="spellEnd"/>
      <w:r w:rsidRPr="6CFDE0A7">
        <w:rPr>
          <w:rFonts w:ascii="Times New Roman" w:eastAsia="Times New Roman" w:hAnsi="Times New Roman" w:cs="Times New Roman"/>
          <w:sz w:val="24"/>
          <w:szCs w:val="24"/>
        </w:rPr>
        <w:t xml:space="preserve"> Festival and Halloween Event.</w:t>
      </w:r>
    </w:p>
    <w:p w14:paraId="30B7C76C" w14:textId="28DC5604" w:rsidR="6F54130F" w:rsidRDefault="315C9638"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Assumed Capacity in hours = 50 weeks x 7days x 12 hours = </w:t>
      </w:r>
      <w:r w:rsidR="3EFE667F" w:rsidRPr="6CFDE0A7">
        <w:rPr>
          <w:rFonts w:ascii="Times New Roman" w:eastAsia="Times New Roman" w:hAnsi="Times New Roman" w:cs="Times New Roman"/>
          <w:sz w:val="24"/>
          <w:szCs w:val="24"/>
        </w:rPr>
        <w:t>4200</w:t>
      </w:r>
      <w:r w:rsidR="7F28A2FD" w:rsidRPr="6CFDE0A7">
        <w:rPr>
          <w:rFonts w:ascii="Times New Roman" w:eastAsia="Times New Roman" w:hAnsi="Times New Roman" w:cs="Times New Roman"/>
          <w:sz w:val="24"/>
          <w:szCs w:val="24"/>
        </w:rPr>
        <w:t xml:space="preserve"> hours</w:t>
      </w:r>
    </w:p>
    <w:p w14:paraId="487AEC48" w14:textId="7D0171F1" w:rsidR="067A70A5" w:rsidRDefault="067A70A5" w:rsidP="6CFDE0A7">
      <w:pPr>
        <w:rPr>
          <w:rFonts w:ascii="Times New Roman" w:eastAsia="Times New Roman" w:hAnsi="Times New Roman" w:cs="Times New Roman"/>
          <w:b/>
          <w:bCs/>
          <w:i/>
          <w:iCs/>
          <w:sz w:val="24"/>
          <w:szCs w:val="24"/>
          <w:u w:val="single"/>
        </w:rPr>
      </w:pPr>
    </w:p>
    <w:p w14:paraId="0C69CFD1" w14:textId="0C335699" w:rsidR="1A9545A3" w:rsidRDefault="3B03E5C3" w:rsidP="0018764F">
      <w:pPr>
        <w:pStyle w:val="ListParagraph"/>
        <w:numPr>
          <w:ilvl w:val="0"/>
          <w:numId w:val="22"/>
        </w:numPr>
        <w:rPr>
          <w:rFonts w:ascii="Times New Roman" w:eastAsia="Times New Roman" w:hAnsi="Times New Roman" w:cs="Times New Roman"/>
          <w:b/>
          <w:bCs/>
          <w:i/>
          <w:iCs/>
          <w:sz w:val="24"/>
          <w:szCs w:val="24"/>
          <w:u w:val="single"/>
        </w:rPr>
      </w:pPr>
      <w:proofErr w:type="spellStart"/>
      <w:r w:rsidRPr="6CFDE0A7">
        <w:rPr>
          <w:rFonts w:ascii="Times New Roman" w:eastAsia="Times New Roman" w:hAnsi="Times New Roman" w:cs="Times New Roman"/>
          <w:b/>
          <w:bCs/>
          <w:i/>
          <w:iCs/>
          <w:sz w:val="24"/>
          <w:szCs w:val="24"/>
          <w:u w:val="single"/>
        </w:rPr>
        <w:t>Pavillions</w:t>
      </w:r>
      <w:proofErr w:type="spellEnd"/>
      <w:r w:rsidRPr="6CFDE0A7">
        <w:rPr>
          <w:rFonts w:ascii="Times New Roman" w:eastAsia="Times New Roman" w:hAnsi="Times New Roman" w:cs="Times New Roman"/>
          <w:b/>
          <w:bCs/>
          <w:i/>
          <w:iCs/>
          <w:sz w:val="24"/>
          <w:szCs w:val="24"/>
          <w:u w:val="single"/>
        </w:rPr>
        <w:t xml:space="preserve"> (2)</w:t>
      </w:r>
      <w:r w:rsidR="3F7CECBD" w:rsidRPr="6CFDE0A7">
        <w:rPr>
          <w:rFonts w:ascii="Times New Roman" w:eastAsia="Times New Roman" w:hAnsi="Times New Roman" w:cs="Times New Roman"/>
          <w:b/>
          <w:bCs/>
          <w:i/>
          <w:iCs/>
          <w:sz w:val="24"/>
          <w:szCs w:val="24"/>
          <w:u w:val="single"/>
        </w:rPr>
        <w:t>.</w:t>
      </w:r>
    </w:p>
    <w:p w14:paraId="28A705F1" w14:textId="163592B8" w:rsidR="4808CF74" w:rsidRDefault="74AA8157" w:rsidP="0018764F">
      <w:pPr>
        <w:pStyle w:val="ListParagraph"/>
        <w:numPr>
          <w:ilvl w:val="1"/>
          <w:numId w:val="22"/>
        </w:numPr>
        <w:rPr>
          <w:rFonts w:ascii="Times New Roman" w:eastAsia="Times New Roman" w:hAnsi="Times New Roman" w:cs="Times New Roman"/>
          <w:sz w:val="24"/>
          <w:szCs w:val="24"/>
        </w:rPr>
      </w:pPr>
      <w:r w:rsidRPr="6CFDE0A7">
        <w:rPr>
          <w:rFonts w:ascii="Times New Roman" w:eastAsia="Times New Roman" w:hAnsi="Times New Roman" w:cs="Times New Roman"/>
          <w:b/>
          <w:bCs/>
          <w:i/>
          <w:iCs/>
          <w:sz w:val="24"/>
          <w:szCs w:val="24"/>
          <w:u w:val="single"/>
        </w:rPr>
        <w:t>Non-Availability is shown below:</w:t>
      </w:r>
      <w:r w:rsidRPr="6CFDE0A7">
        <w:rPr>
          <w:rFonts w:ascii="Times New Roman" w:eastAsia="Times New Roman" w:hAnsi="Times New Roman" w:cs="Times New Roman"/>
          <w:sz w:val="24"/>
          <w:szCs w:val="24"/>
        </w:rPr>
        <w:t xml:space="preserve"> </w:t>
      </w:r>
    </w:p>
    <w:p w14:paraId="39F402C5" w14:textId="5690663A" w:rsidR="4808CF74" w:rsidRDefault="3F7CECBD" w:rsidP="6CFDE0A7">
      <w:pPr>
        <w:ind w:left="720" w:firstLine="72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Festival = 1 week </w:t>
      </w:r>
    </w:p>
    <w:p w14:paraId="7A3D92E9" w14:textId="54BC5FB9" w:rsidR="4808CF74" w:rsidRDefault="3F7CECBD" w:rsidP="6CFDE0A7">
      <w:pPr>
        <w:ind w:left="720" w:firstLine="72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New </w:t>
      </w:r>
      <w:proofErr w:type="spellStart"/>
      <w:r w:rsidRPr="6CFDE0A7">
        <w:rPr>
          <w:rFonts w:ascii="Times New Roman" w:eastAsia="Times New Roman" w:hAnsi="Times New Roman" w:cs="Times New Roman"/>
          <w:sz w:val="24"/>
          <w:szCs w:val="24"/>
        </w:rPr>
        <w:t>Melle</w:t>
      </w:r>
      <w:proofErr w:type="spellEnd"/>
      <w:r w:rsidRPr="6CFDE0A7">
        <w:rPr>
          <w:rFonts w:ascii="Times New Roman" w:eastAsia="Times New Roman" w:hAnsi="Times New Roman" w:cs="Times New Roman"/>
          <w:sz w:val="24"/>
          <w:szCs w:val="24"/>
        </w:rPr>
        <w:t xml:space="preserve"> Halloween Event = 1 weekend = 3 days </w:t>
      </w:r>
    </w:p>
    <w:p w14:paraId="10684D68" w14:textId="251BF7C2" w:rsidR="4808CF74" w:rsidRDefault="74AA8157" w:rsidP="6CFDE0A7">
      <w:pPr>
        <w:rPr>
          <w:rFonts w:ascii="Times New Roman" w:eastAsia="Times New Roman" w:hAnsi="Times New Roman" w:cs="Times New Roman"/>
          <w:b/>
          <w:bCs/>
          <w:i/>
          <w:iCs/>
          <w:sz w:val="24"/>
          <w:szCs w:val="24"/>
          <w:u w:val="single"/>
        </w:rPr>
      </w:pPr>
      <w:r w:rsidRPr="6CFDE0A7">
        <w:rPr>
          <w:rFonts w:ascii="Times New Roman" w:eastAsia="Times New Roman" w:hAnsi="Times New Roman" w:cs="Times New Roman"/>
          <w:sz w:val="24"/>
          <w:szCs w:val="24"/>
        </w:rPr>
        <w:t xml:space="preserve"> </w:t>
      </w:r>
      <w:r w:rsidR="4808CF74">
        <w:tab/>
      </w:r>
      <w:r w:rsidR="4808CF74">
        <w:tab/>
      </w:r>
      <w:r w:rsidR="3F7CECBD" w:rsidRPr="6CFDE0A7">
        <w:rPr>
          <w:rFonts w:ascii="Times New Roman" w:eastAsia="Times New Roman" w:hAnsi="Times New Roman" w:cs="Times New Roman"/>
          <w:b/>
          <w:bCs/>
          <w:i/>
          <w:iCs/>
          <w:sz w:val="24"/>
          <w:szCs w:val="24"/>
          <w:u w:val="single"/>
        </w:rPr>
        <w:t xml:space="preserve">Total = </w:t>
      </w:r>
      <w:r w:rsidR="31B2DB8D" w:rsidRPr="6CFDE0A7">
        <w:rPr>
          <w:rFonts w:ascii="Times New Roman" w:eastAsia="Times New Roman" w:hAnsi="Times New Roman" w:cs="Times New Roman"/>
          <w:b/>
          <w:bCs/>
          <w:i/>
          <w:iCs/>
          <w:sz w:val="24"/>
          <w:szCs w:val="24"/>
          <w:u w:val="single"/>
        </w:rPr>
        <w:t>1</w:t>
      </w:r>
      <w:r w:rsidR="3F7CECBD" w:rsidRPr="6CFDE0A7">
        <w:rPr>
          <w:rFonts w:ascii="Times New Roman" w:eastAsia="Times New Roman" w:hAnsi="Times New Roman" w:cs="Times New Roman"/>
          <w:b/>
          <w:bCs/>
          <w:i/>
          <w:iCs/>
          <w:sz w:val="24"/>
          <w:szCs w:val="24"/>
          <w:u w:val="single"/>
        </w:rPr>
        <w:t xml:space="preserve"> week </w:t>
      </w:r>
      <w:r w:rsidR="59FF29DB" w:rsidRPr="6CFDE0A7">
        <w:rPr>
          <w:rFonts w:ascii="Times New Roman" w:eastAsia="Times New Roman" w:hAnsi="Times New Roman" w:cs="Times New Roman"/>
          <w:b/>
          <w:bCs/>
          <w:i/>
          <w:iCs/>
          <w:sz w:val="24"/>
          <w:szCs w:val="24"/>
          <w:u w:val="single"/>
        </w:rPr>
        <w:t>3</w:t>
      </w:r>
      <w:r w:rsidR="3F7CECBD" w:rsidRPr="6CFDE0A7">
        <w:rPr>
          <w:rFonts w:ascii="Times New Roman" w:eastAsia="Times New Roman" w:hAnsi="Times New Roman" w:cs="Times New Roman"/>
          <w:b/>
          <w:bCs/>
          <w:i/>
          <w:iCs/>
          <w:sz w:val="24"/>
          <w:szCs w:val="24"/>
          <w:u w:val="single"/>
        </w:rPr>
        <w:t xml:space="preserve"> days = </w:t>
      </w:r>
      <w:r w:rsidR="3C17F708" w:rsidRPr="6CFDE0A7">
        <w:rPr>
          <w:rFonts w:ascii="Times New Roman" w:eastAsia="Times New Roman" w:hAnsi="Times New Roman" w:cs="Times New Roman"/>
          <w:b/>
          <w:bCs/>
          <w:i/>
          <w:iCs/>
          <w:sz w:val="24"/>
          <w:szCs w:val="24"/>
          <w:u w:val="single"/>
        </w:rPr>
        <w:t>9 days</w:t>
      </w:r>
    </w:p>
    <w:p w14:paraId="7C79851F" w14:textId="46A9910D" w:rsidR="4808CF74" w:rsidRDefault="74AA8157" w:rsidP="6CFDE0A7">
      <w:pPr>
        <w:ind w:firstLine="72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p>
    <w:p w14:paraId="4EF46378" w14:textId="5F9617BF" w:rsidR="4808CF74" w:rsidRDefault="74AA8157" w:rsidP="0018764F">
      <w:pPr>
        <w:pStyle w:val="ListParagraph"/>
        <w:numPr>
          <w:ilvl w:val="1"/>
          <w:numId w:val="22"/>
        </w:numPr>
        <w:rPr>
          <w:rFonts w:ascii="Times New Roman" w:eastAsia="Times New Roman" w:hAnsi="Times New Roman" w:cs="Times New Roman"/>
          <w:sz w:val="24"/>
          <w:szCs w:val="24"/>
        </w:rPr>
      </w:pPr>
      <w:r w:rsidRPr="6CFDE0A7">
        <w:rPr>
          <w:rFonts w:ascii="Times New Roman" w:eastAsia="Times New Roman" w:hAnsi="Times New Roman" w:cs="Times New Roman"/>
          <w:b/>
          <w:bCs/>
          <w:i/>
          <w:iCs/>
          <w:sz w:val="24"/>
          <w:szCs w:val="24"/>
          <w:u w:val="single"/>
        </w:rPr>
        <w:t>Availability for booking:</w:t>
      </w:r>
      <w:r w:rsidRPr="6CFDE0A7">
        <w:rPr>
          <w:rFonts w:ascii="Times New Roman" w:eastAsia="Times New Roman" w:hAnsi="Times New Roman" w:cs="Times New Roman"/>
          <w:sz w:val="24"/>
          <w:szCs w:val="24"/>
        </w:rPr>
        <w:t xml:space="preserve"> </w:t>
      </w:r>
    </w:p>
    <w:p w14:paraId="1435206E" w14:textId="6EE38428" w:rsidR="4808CF74" w:rsidRDefault="74AA8157"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r w:rsidR="4808CF74">
        <w:tab/>
      </w:r>
      <w:r w:rsidR="4808CF74">
        <w:tab/>
      </w:r>
      <w:r w:rsidR="3F7CECBD" w:rsidRPr="6CFDE0A7">
        <w:rPr>
          <w:rFonts w:ascii="Times New Roman" w:eastAsia="Times New Roman" w:hAnsi="Times New Roman" w:cs="Times New Roman"/>
          <w:sz w:val="24"/>
          <w:szCs w:val="24"/>
        </w:rPr>
        <w:t xml:space="preserve">= Total of 52 weeks in a year – </w:t>
      </w:r>
      <w:r w:rsidR="2E96A2B8" w:rsidRPr="6CFDE0A7">
        <w:rPr>
          <w:rFonts w:ascii="Times New Roman" w:eastAsia="Times New Roman" w:hAnsi="Times New Roman" w:cs="Times New Roman"/>
          <w:sz w:val="24"/>
          <w:szCs w:val="24"/>
        </w:rPr>
        <w:t>1</w:t>
      </w:r>
      <w:r w:rsidR="3F7CECBD" w:rsidRPr="6CFDE0A7">
        <w:rPr>
          <w:rFonts w:ascii="Times New Roman" w:eastAsia="Times New Roman" w:hAnsi="Times New Roman" w:cs="Times New Roman"/>
          <w:sz w:val="24"/>
          <w:szCs w:val="24"/>
        </w:rPr>
        <w:t xml:space="preserve"> week, </w:t>
      </w:r>
      <w:r w:rsidR="51F086BD" w:rsidRPr="6CFDE0A7">
        <w:rPr>
          <w:rFonts w:ascii="Times New Roman" w:eastAsia="Times New Roman" w:hAnsi="Times New Roman" w:cs="Times New Roman"/>
          <w:sz w:val="24"/>
          <w:szCs w:val="24"/>
        </w:rPr>
        <w:t>3</w:t>
      </w:r>
      <w:r w:rsidR="3F7CECBD" w:rsidRPr="6CFDE0A7">
        <w:rPr>
          <w:rFonts w:ascii="Times New Roman" w:eastAsia="Times New Roman" w:hAnsi="Times New Roman" w:cs="Times New Roman"/>
          <w:sz w:val="24"/>
          <w:szCs w:val="24"/>
        </w:rPr>
        <w:t xml:space="preserve"> days non-Availability = </w:t>
      </w:r>
      <w:r w:rsidR="2F5F4DEB" w:rsidRPr="6CFDE0A7">
        <w:rPr>
          <w:rFonts w:ascii="Times New Roman" w:eastAsia="Times New Roman" w:hAnsi="Times New Roman" w:cs="Times New Roman"/>
          <w:sz w:val="24"/>
          <w:szCs w:val="24"/>
        </w:rPr>
        <w:t xml:space="preserve">50.57 </w:t>
      </w:r>
      <w:r w:rsidR="3F7CECBD" w:rsidRPr="6CFDE0A7">
        <w:rPr>
          <w:rFonts w:ascii="Times New Roman" w:eastAsia="Times New Roman" w:hAnsi="Times New Roman" w:cs="Times New Roman"/>
          <w:sz w:val="24"/>
          <w:szCs w:val="24"/>
        </w:rPr>
        <w:t xml:space="preserve">Weeks </w:t>
      </w:r>
    </w:p>
    <w:p w14:paraId="26245506" w14:textId="28D489A5" w:rsidR="4808CF74" w:rsidRDefault="3F7CECBD"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r w:rsidR="4808CF74">
        <w:tab/>
      </w:r>
      <w:r w:rsidR="4808CF74">
        <w:tab/>
      </w:r>
      <w:r w:rsidR="73FC1934" w:rsidRPr="6CFDE0A7">
        <w:rPr>
          <w:rFonts w:ascii="Times New Roman" w:eastAsia="Times New Roman" w:hAnsi="Times New Roman" w:cs="Times New Roman"/>
          <w:sz w:val="24"/>
          <w:szCs w:val="24"/>
        </w:rPr>
        <w:t xml:space="preserve">Estimated hours it can be </w:t>
      </w:r>
      <w:r w:rsidRPr="6CFDE0A7">
        <w:rPr>
          <w:rFonts w:ascii="Times New Roman" w:eastAsia="Times New Roman" w:hAnsi="Times New Roman" w:cs="Times New Roman"/>
          <w:sz w:val="24"/>
          <w:szCs w:val="24"/>
        </w:rPr>
        <w:t xml:space="preserve">reserved </w:t>
      </w:r>
      <w:r w:rsidR="339D540B" w:rsidRPr="6CFDE0A7">
        <w:rPr>
          <w:rFonts w:ascii="Times New Roman" w:eastAsia="Times New Roman" w:hAnsi="Times New Roman" w:cs="Times New Roman"/>
          <w:sz w:val="24"/>
          <w:szCs w:val="24"/>
        </w:rPr>
        <w:t xml:space="preserve">in a day </w:t>
      </w:r>
      <w:r w:rsidR="3092039E" w:rsidRPr="6CFDE0A7">
        <w:rPr>
          <w:rFonts w:ascii="Times New Roman" w:eastAsia="Times New Roman" w:hAnsi="Times New Roman" w:cs="Times New Roman"/>
          <w:sz w:val="24"/>
          <w:szCs w:val="24"/>
        </w:rPr>
        <w:t xml:space="preserve">(6am-11pm) </w:t>
      </w:r>
      <w:r w:rsidRPr="6CFDE0A7">
        <w:rPr>
          <w:rFonts w:ascii="Times New Roman" w:eastAsia="Times New Roman" w:hAnsi="Times New Roman" w:cs="Times New Roman"/>
          <w:sz w:val="24"/>
          <w:szCs w:val="24"/>
        </w:rPr>
        <w:t xml:space="preserve">= </w:t>
      </w:r>
      <w:r w:rsidR="292D8B8C" w:rsidRPr="6CFDE0A7">
        <w:rPr>
          <w:rFonts w:ascii="Times New Roman" w:eastAsia="Times New Roman" w:hAnsi="Times New Roman" w:cs="Times New Roman"/>
          <w:sz w:val="24"/>
          <w:szCs w:val="24"/>
        </w:rPr>
        <w:t>1</w:t>
      </w:r>
      <w:r w:rsidR="3E11B3C4" w:rsidRPr="6CFDE0A7">
        <w:rPr>
          <w:rFonts w:ascii="Times New Roman" w:eastAsia="Times New Roman" w:hAnsi="Times New Roman" w:cs="Times New Roman"/>
          <w:sz w:val="24"/>
          <w:szCs w:val="24"/>
        </w:rPr>
        <w:t>2</w:t>
      </w:r>
      <w:r w:rsidR="292D8B8C" w:rsidRPr="6CFDE0A7">
        <w:rPr>
          <w:rFonts w:ascii="Times New Roman" w:eastAsia="Times New Roman" w:hAnsi="Times New Roman" w:cs="Times New Roman"/>
          <w:sz w:val="24"/>
          <w:szCs w:val="24"/>
        </w:rPr>
        <w:t xml:space="preserve"> hours </w:t>
      </w:r>
      <w:r w:rsidR="6D1737CA" w:rsidRPr="6CFDE0A7">
        <w:rPr>
          <w:rFonts w:ascii="Times New Roman" w:eastAsia="Times New Roman" w:hAnsi="Times New Roman" w:cs="Times New Roman"/>
          <w:sz w:val="24"/>
          <w:szCs w:val="24"/>
        </w:rPr>
        <w:t>(</w:t>
      </w:r>
      <w:r w:rsidR="38DDEE68" w:rsidRPr="6CFDE0A7">
        <w:rPr>
          <w:rFonts w:ascii="Times New Roman" w:eastAsia="Times New Roman" w:hAnsi="Times New Roman" w:cs="Times New Roman"/>
          <w:i/>
          <w:iCs/>
          <w:sz w:val="24"/>
          <w:szCs w:val="24"/>
        </w:rPr>
        <w:t xml:space="preserve">(N/B - </w:t>
      </w:r>
      <w:r w:rsidR="4808CF74">
        <w:tab/>
      </w:r>
      <w:r w:rsidR="4808CF74">
        <w:tab/>
      </w:r>
      <w:r w:rsidR="38DDEE68" w:rsidRPr="6CFDE0A7">
        <w:rPr>
          <w:rFonts w:ascii="Times New Roman" w:eastAsia="Times New Roman" w:hAnsi="Times New Roman" w:cs="Times New Roman"/>
          <w:i/>
          <w:iCs/>
          <w:sz w:val="24"/>
          <w:szCs w:val="24"/>
        </w:rPr>
        <w:t>Estimated 5 hours to be used as set up and tear down time)</w:t>
      </w:r>
    </w:p>
    <w:p w14:paraId="069850C7" w14:textId="670B1A6F" w:rsidR="4808CF74" w:rsidRDefault="6A623188" w:rsidP="6CFDE0A7">
      <w:pPr>
        <w:ind w:left="720" w:firstLine="72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Estimated hours it can be reserved in a week (7 days) = 12 x 7 = 84 hours a week</w:t>
      </w:r>
    </w:p>
    <w:p w14:paraId="11C99BD7" w14:textId="5B005BAD" w:rsidR="4808CF74" w:rsidRDefault="6A623188" w:rsidP="6CFDE0A7">
      <w:pPr>
        <w:ind w:left="720" w:firstLine="72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w:t>
      </w:r>
      <w:r w:rsidR="3F7CECBD" w:rsidRPr="6CFDE0A7">
        <w:rPr>
          <w:rFonts w:ascii="Times New Roman" w:eastAsia="Times New Roman" w:hAnsi="Times New Roman" w:cs="Times New Roman"/>
          <w:sz w:val="24"/>
          <w:szCs w:val="24"/>
        </w:rPr>
        <w:t xml:space="preserve">otal Hours of </w:t>
      </w:r>
      <w:proofErr w:type="spellStart"/>
      <w:r w:rsidR="56A26CD1" w:rsidRPr="6CFDE0A7">
        <w:rPr>
          <w:rFonts w:ascii="Times New Roman" w:eastAsia="Times New Roman" w:hAnsi="Times New Roman" w:cs="Times New Roman"/>
          <w:sz w:val="24"/>
          <w:szCs w:val="24"/>
        </w:rPr>
        <w:t>Pavillion</w:t>
      </w:r>
      <w:proofErr w:type="spellEnd"/>
      <w:r w:rsidR="56A26CD1" w:rsidRPr="6CFDE0A7">
        <w:rPr>
          <w:rFonts w:ascii="Times New Roman" w:eastAsia="Times New Roman" w:hAnsi="Times New Roman" w:cs="Times New Roman"/>
          <w:sz w:val="24"/>
          <w:szCs w:val="24"/>
        </w:rPr>
        <w:t xml:space="preserve"> rental</w:t>
      </w:r>
      <w:r w:rsidR="3F7CECBD" w:rsidRPr="6CFDE0A7">
        <w:rPr>
          <w:rFonts w:ascii="Times New Roman" w:eastAsia="Times New Roman" w:hAnsi="Times New Roman" w:cs="Times New Roman"/>
          <w:sz w:val="24"/>
          <w:szCs w:val="24"/>
        </w:rPr>
        <w:t xml:space="preserve"> in a Year = </w:t>
      </w:r>
      <w:r w:rsidR="66C23A38" w:rsidRPr="6CFDE0A7">
        <w:rPr>
          <w:rFonts w:ascii="Times New Roman" w:eastAsia="Times New Roman" w:hAnsi="Times New Roman" w:cs="Times New Roman"/>
          <w:sz w:val="24"/>
          <w:szCs w:val="24"/>
        </w:rPr>
        <w:t xml:space="preserve">84 </w:t>
      </w:r>
      <w:r w:rsidR="3F7CECBD" w:rsidRPr="6CFDE0A7">
        <w:rPr>
          <w:rFonts w:ascii="Times New Roman" w:eastAsia="Times New Roman" w:hAnsi="Times New Roman" w:cs="Times New Roman"/>
          <w:sz w:val="24"/>
          <w:szCs w:val="24"/>
        </w:rPr>
        <w:t xml:space="preserve">x </w:t>
      </w:r>
      <w:r w:rsidR="1A3C61D6" w:rsidRPr="6CFDE0A7">
        <w:rPr>
          <w:rFonts w:ascii="Times New Roman" w:eastAsia="Times New Roman" w:hAnsi="Times New Roman" w:cs="Times New Roman"/>
          <w:sz w:val="24"/>
          <w:szCs w:val="24"/>
        </w:rPr>
        <w:t>50.57</w:t>
      </w:r>
      <w:r w:rsidR="3F7CECBD" w:rsidRPr="6CFDE0A7">
        <w:rPr>
          <w:rFonts w:ascii="Times New Roman" w:eastAsia="Times New Roman" w:hAnsi="Times New Roman" w:cs="Times New Roman"/>
          <w:sz w:val="24"/>
          <w:szCs w:val="24"/>
        </w:rPr>
        <w:t xml:space="preserve"> week = </w:t>
      </w:r>
      <w:r w:rsidR="703AE4F1" w:rsidRPr="6CFDE0A7">
        <w:rPr>
          <w:rFonts w:ascii="Times New Roman" w:eastAsia="Times New Roman" w:hAnsi="Times New Roman" w:cs="Times New Roman"/>
          <w:sz w:val="24"/>
          <w:szCs w:val="24"/>
        </w:rPr>
        <w:t>4,247.88</w:t>
      </w:r>
      <w:r w:rsidR="3F7CECBD" w:rsidRPr="6CFDE0A7">
        <w:rPr>
          <w:rFonts w:ascii="Times New Roman" w:eastAsia="Times New Roman" w:hAnsi="Times New Roman" w:cs="Times New Roman"/>
          <w:sz w:val="24"/>
          <w:szCs w:val="24"/>
        </w:rPr>
        <w:t xml:space="preserve"> hours </w:t>
      </w:r>
    </w:p>
    <w:p w14:paraId="3EAA793C" w14:textId="23357ED8" w:rsidR="4808CF74" w:rsidRDefault="3F7CECBD" w:rsidP="6CFDE0A7">
      <w:pPr>
        <w:ind w:left="720" w:firstLine="720"/>
        <w:rPr>
          <w:rFonts w:ascii="Times New Roman" w:eastAsia="Times New Roman" w:hAnsi="Times New Roman" w:cs="Times New Roman"/>
          <w:b/>
          <w:bCs/>
          <w:sz w:val="24"/>
          <w:szCs w:val="24"/>
        </w:rPr>
      </w:pPr>
      <w:r w:rsidRPr="6CFDE0A7">
        <w:rPr>
          <w:rFonts w:ascii="Times New Roman" w:eastAsia="Times New Roman" w:hAnsi="Times New Roman" w:cs="Times New Roman"/>
          <w:sz w:val="24"/>
          <w:szCs w:val="24"/>
        </w:rPr>
        <w:t xml:space="preserve">≈ </w:t>
      </w:r>
      <w:r w:rsidR="0D0F80CA" w:rsidRPr="6CFDE0A7">
        <w:rPr>
          <w:rFonts w:ascii="Times New Roman" w:eastAsia="Times New Roman" w:hAnsi="Times New Roman" w:cs="Times New Roman"/>
          <w:b/>
          <w:bCs/>
          <w:sz w:val="24"/>
          <w:szCs w:val="24"/>
        </w:rPr>
        <w:t>4248</w:t>
      </w:r>
      <w:r w:rsidRPr="6CFDE0A7">
        <w:rPr>
          <w:rFonts w:ascii="Times New Roman" w:eastAsia="Times New Roman" w:hAnsi="Times New Roman" w:cs="Times New Roman"/>
          <w:b/>
          <w:bCs/>
          <w:sz w:val="24"/>
          <w:szCs w:val="24"/>
        </w:rPr>
        <w:t xml:space="preserve"> Hours</w:t>
      </w:r>
    </w:p>
    <w:p w14:paraId="626F118C" w14:textId="3FDAC5DF" w:rsidR="76A4FF4F" w:rsidRDefault="65B2BACA" w:rsidP="6CFDE0A7">
      <w:pPr>
        <w:ind w:left="720" w:firstLine="720"/>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For 2 Pavilions = 2 x 4248 = 8496</w:t>
      </w:r>
    </w:p>
    <w:p w14:paraId="7CEF4310" w14:textId="6E0BD7D3" w:rsidR="6CFDE0A7" w:rsidRDefault="6CFDE0A7" w:rsidP="6CFDE0A7">
      <w:pPr>
        <w:ind w:left="720" w:firstLine="720"/>
        <w:rPr>
          <w:rFonts w:ascii="Times New Roman" w:eastAsia="Times New Roman" w:hAnsi="Times New Roman" w:cs="Times New Roman"/>
          <w:b/>
          <w:bCs/>
          <w:sz w:val="24"/>
          <w:szCs w:val="24"/>
        </w:rPr>
      </w:pPr>
    </w:p>
    <w:p w14:paraId="2AE804F0" w14:textId="2D7FAD24" w:rsidR="4808CF74" w:rsidRDefault="27D13DA8" w:rsidP="0018764F">
      <w:pPr>
        <w:pStyle w:val="ListParagraph"/>
        <w:numPr>
          <w:ilvl w:val="0"/>
          <w:numId w:val="22"/>
        </w:numPr>
        <w:rPr>
          <w:rFonts w:ascii="Times New Roman" w:eastAsia="Times New Roman" w:hAnsi="Times New Roman" w:cs="Times New Roman"/>
          <w:b/>
          <w:bCs/>
          <w:i/>
          <w:iCs/>
          <w:sz w:val="24"/>
          <w:szCs w:val="24"/>
          <w:u w:val="single"/>
        </w:rPr>
      </w:pPr>
      <w:r w:rsidRPr="6CFDE0A7">
        <w:rPr>
          <w:rFonts w:ascii="Times New Roman" w:eastAsia="Times New Roman" w:hAnsi="Times New Roman" w:cs="Times New Roman"/>
          <w:b/>
          <w:bCs/>
          <w:i/>
          <w:iCs/>
          <w:sz w:val="24"/>
          <w:szCs w:val="24"/>
          <w:u w:val="single"/>
        </w:rPr>
        <w:t>Playground/Basketball Court</w:t>
      </w:r>
      <w:r w:rsidR="3F7CECBD" w:rsidRPr="6CFDE0A7">
        <w:rPr>
          <w:rFonts w:ascii="Times New Roman" w:eastAsia="Times New Roman" w:hAnsi="Times New Roman" w:cs="Times New Roman"/>
          <w:b/>
          <w:bCs/>
          <w:i/>
          <w:iCs/>
          <w:sz w:val="24"/>
          <w:szCs w:val="24"/>
          <w:u w:val="single"/>
        </w:rPr>
        <w:t>.</w:t>
      </w:r>
    </w:p>
    <w:p w14:paraId="2DA300ED" w14:textId="217EDDC0" w:rsidR="2A0F5540" w:rsidRDefault="2A0F5540" w:rsidP="6CFDE0A7">
      <w:pPr>
        <w:rPr>
          <w:rFonts w:ascii="Times New Roman" w:eastAsia="Times New Roman" w:hAnsi="Times New Roman" w:cs="Times New Roman"/>
          <w:sz w:val="24"/>
          <w:szCs w:val="24"/>
        </w:rPr>
      </w:pPr>
      <w:ins w:id="9" w:author="Jiderechukwu Ogbodo" w:date="2023-02-14T16:09:00Z">
        <w:r>
          <w:tab/>
        </w:r>
      </w:ins>
      <w:r w:rsidR="70315B9A" w:rsidRPr="6CFDE0A7">
        <w:rPr>
          <w:rFonts w:ascii="Times New Roman" w:eastAsia="Times New Roman" w:hAnsi="Times New Roman" w:cs="Times New Roman"/>
          <w:sz w:val="24"/>
          <w:szCs w:val="24"/>
        </w:rPr>
        <w:t xml:space="preserve">Public Use at </w:t>
      </w:r>
      <w:r w:rsidR="3C7B94D5" w:rsidRPr="6CFDE0A7">
        <w:rPr>
          <w:rFonts w:ascii="Times New Roman" w:eastAsia="Times New Roman" w:hAnsi="Times New Roman" w:cs="Times New Roman"/>
          <w:sz w:val="24"/>
          <w:szCs w:val="24"/>
        </w:rPr>
        <w:t>any time</w:t>
      </w:r>
      <w:r w:rsidR="70315B9A" w:rsidRPr="6CFDE0A7">
        <w:rPr>
          <w:rFonts w:ascii="Times New Roman" w:eastAsia="Times New Roman" w:hAnsi="Times New Roman" w:cs="Times New Roman"/>
          <w:sz w:val="24"/>
          <w:szCs w:val="24"/>
        </w:rPr>
        <w:t xml:space="preserve"> – </w:t>
      </w:r>
      <w:r w:rsidR="5F01A8BE" w:rsidRPr="6CFDE0A7">
        <w:rPr>
          <w:rFonts w:ascii="Times New Roman" w:eastAsia="Times New Roman" w:hAnsi="Times New Roman" w:cs="Times New Roman"/>
          <w:sz w:val="24"/>
          <w:szCs w:val="24"/>
        </w:rPr>
        <w:t>no charge</w:t>
      </w:r>
    </w:p>
    <w:p w14:paraId="797D5808" w14:textId="27A16B41" w:rsidR="09BA3338" w:rsidRDefault="09BA3338" w:rsidP="6CFDE0A7">
      <w:pPr>
        <w:rPr>
          <w:rFonts w:ascii="Times New Roman" w:eastAsia="Times New Roman" w:hAnsi="Times New Roman" w:cs="Times New Roman"/>
          <w:b/>
          <w:bCs/>
          <w:i/>
          <w:iCs/>
          <w:sz w:val="24"/>
          <w:szCs w:val="24"/>
        </w:rPr>
      </w:pPr>
    </w:p>
    <w:p w14:paraId="39A2C45A" w14:textId="7C47E84A" w:rsidR="006275F4" w:rsidRDefault="4260ECC6" w:rsidP="001B3B75">
      <w:pPr>
        <w:rPr>
          <w:rFonts w:ascii="Times New Roman" w:eastAsia="Times New Roman" w:hAnsi="Times New Roman" w:cs="Times New Roman"/>
          <w:b/>
          <w:bCs/>
          <w:i/>
          <w:iCs/>
          <w:sz w:val="24"/>
          <w:szCs w:val="24"/>
        </w:rPr>
      </w:pPr>
      <w:r w:rsidRPr="6CFDE0A7">
        <w:rPr>
          <w:rFonts w:ascii="Times New Roman" w:eastAsia="Times New Roman" w:hAnsi="Times New Roman" w:cs="Times New Roman"/>
          <w:sz w:val="24"/>
          <w:szCs w:val="24"/>
        </w:rPr>
        <w:br w:type="page"/>
      </w:r>
      <w:r w:rsidR="0D7F7E13" w:rsidRPr="6CFDE0A7">
        <w:rPr>
          <w:rFonts w:ascii="Times New Roman" w:eastAsia="Times New Roman" w:hAnsi="Times New Roman" w:cs="Times New Roman"/>
          <w:b/>
          <w:bCs/>
          <w:i/>
          <w:iCs/>
          <w:sz w:val="24"/>
          <w:szCs w:val="24"/>
        </w:rPr>
        <w:lastRenderedPageBreak/>
        <w:t>Appendix 2 – Calculations for Average</w:t>
      </w:r>
      <w:r w:rsidR="2B62AF65" w:rsidRPr="6CFDE0A7">
        <w:rPr>
          <w:rFonts w:ascii="Times New Roman" w:eastAsia="Times New Roman" w:hAnsi="Times New Roman" w:cs="Times New Roman"/>
          <w:b/>
          <w:bCs/>
          <w:i/>
          <w:iCs/>
          <w:sz w:val="24"/>
          <w:szCs w:val="24"/>
        </w:rPr>
        <w:t xml:space="preserve"> yearly</w:t>
      </w:r>
      <w:r w:rsidR="0D7F7E13" w:rsidRPr="6CFDE0A7">
        <w:rPr>
          <w:rFonts w:ascii="Times New Roman" w:eastAsia="Times New Roman" w:hAnsi="Times New Roman" w:cs="Times New Roman"/>
          <w:b/>
          <w:bCs/>
          <w:i/>
          <w:iCs/>
          <w:sz w:val="24"/>
          <w:szCs w:val="24"/>
        </w:rPr>
        <w:t xml:space="preserve"> Demand (Output Capacity)</w:t>
      </w:r>
      <w:r w:rsidR="6902A6BE" w:rsidRPr="6CFDE0A7">
        <w:rPr>
          <w:rFonts w:ascii="Times New Roman" w:eastAsia="Times New Roman" w:hAnsi="Times New Roman" w:cs="Times New Roman"/>
          <w:b/>
          <w:bCs/>
          <w:i/>
          <w:iCs/>
          <w:sz w:val="24"/>
          <w:szCs w:val="24"/>
        </w:rPr>
        <w:t xml:space="preserve"> in </w:t>
      </w:r>
      <w:proofErr w:type="spellStart"/>
      <w:r w:rsidR="6902A6BE" w:rsidRPr="6CFDE0A7">
        <w:rPr>
          <w:rFonts w:ascii="Times New Roman" w:eastAsia="Times New Roman" w:hAnsi="Times New Roman" w:cs="Times New Roman"/>
          <w:b/>
          <w:bCs/>
          <w:i/>
          <w:iCs/>
          <w:sz w:val="24"/>
          <w:szCs w:val="24"/>
        </w:rPr>
        <w:t>hrs</w:t>
      </w:r>
      <w:proofErr w:type="spellEnd"/>
      <w:r w:rsidR="0D7F7E13" w:rsidRPr="6CFDE0A7">
        <w:rPr>
          <w:rFonts w:ascii="Times New Roman" w:eastAsia="Times New Roman" w:hAnsi="Times New Roman" w:cs="Times New Roman"/>
          <w:b/>
          <w:bCs/>
          <w:i/>
          <w:iCs/>
          <w:sz w:val="24"/>
          <w:szCs w:val="24"/>
        </w:rPr>
        <w:t xml:space="preserve"> - (201</w:t>
      </w:r>
      <w:r w:rsidR="60697860" w:rsidRPr="6CFDE0A7">
        <w:rPr>
          <w:rFonts w:ascii="Times New Roman" w:eastAsia="Times New Roman" w:hAnsi="Times New Roman" w:cs="Times New Roman"/>
          <w:b/>
          <w:bCs/>
          <w:i/>
          <w:iCs/>
          <w:sz w:val="24"/>
          <w:szCs w:val="24"/>
        </w:rPr>
        <w:t>8</w:t>
      </w:r>
      <w:r w:rsidR="0D7F7E13" w:rsidRPr="6CFDE0A7">
        <w:rPr>
          <w:rFonts w:ascii="Times New Roman" w:eastAsia="Times New Roman" w:hAnsi="Times New Roman" w:cs="Times New Roman"/>
          <w:b/>
          <w:bCs/>
          <w:i/>
          <w:iCs/>
          <w:sz w:val="24"/>
          <w:szCs w:val="24"/>
        </w:rPr>
        <w:t>-202</w:t>
      </w:r>
      <w:r w:rsidR="13C1B1CD" w:rsidRPr="6CFDE0A7">
        <w:rPr>
          <w:rFonts w:ascii="Times New Roman" w:eastAsia="Times New Roman" w:hAnsi="Times New Roman" w:cs="Times New Roman"/>
          <w:b/>
          <w:bCs/>
          <w:i/>
          <w:iCs/>
          <w:sz w:val="24"/>
          <w:szCs w:val="24"/>
        </w:rPr>
        <w:t>3</w:t>
      </w:r>
      <w:r w:rsidR="0D7F7E13" w:rsidRPr="6CFDE0A7">
        <w:rPr>
          <w:rFonts w:ascii="Times New Roman" w:eastAsia="Times New Roman" w:hAnsi="Times New Roman" w:cs="Times New Roman"/>
          <w:b/>
          <w:bCs/>
          <w:i/>
          <w:iCs/>
          <w:sz w:val="24"/>
          <w:szCs w:val="24"/>
        </w:rPr>
        <w:t>)</w:t>
      </w:r>
      <w:r w:rsidR="175C5216" w:rsidRPr="6CFDE0A7">
        <w:rPr>
          <w:rFonts w:ascii="Times New Roman" w:eastAsia="Times New Roman" w:hAnsi="Times New Roman" w:cs="Times New Roman"/>
          <w:b/>
          <w:bCs/>
          <w:i/>
          <w:iCs/>
          <w:sz w:val="24"/>
          <w:szCs w:val="24"/>
        </w:rPr>
        <w:t xml:space="preserve"> and Utilization</w:t>
      </w:r>
    </w:p>
    <w:p w14:paraId="4BE6C0C4" w14:textId="393FFCEA" w:rsidR="006275F4" w:rsidRDefault="352310AF" w:rsidP="0018764F">
      <w:pPr>
        <w:pStyle w:val="ListParagraph"/>
        <w:numPr>
          <w:ilvl w:val="0"/>
          <w:numId w:val="21"/>
        </w:numPr>
        <w:rPr>
          <w:rFonts w:ascii="Times New Roman" w:eastAsia="Times New Roman" w:hAnsi="Times New Roman" w:cs="Times New Roman"/>
          <w:b/>
          <w:bCs/>
          <w:i/>
          <w:iCs/>
          <w:sz w:val="24"/>
          <w:szCs w:val="24"/>
        </w:rPr>
      </w:pPr>
      <w:r w:rsidRPr="6CFDE0A7">
        <w:rPr>
          <w:rFonts w:ascii="Times New Roman" w:eastAsia="Times New Roman" w:hAnsi="Times New Roman" w:cs="Times New Roman"/>
          <w:b/>
          <w:bCs/>
          <w:i/>
          <w:iCs/>
          <w:sz w:val="24"/>
          <w:szCs w:val="24"/>
          <w:u w:val="single"/>
        </w:rPr>
        <w:t>Banquet Hall</w:t>
      </w:r>
    </w:p>
    <w:p w14:paraId="7C160306" w14:textId="060435D2" w:rsidR="006275F4" w:rsidRDefault="76F8644B" w:rsidP="6CFDE0A7">
      <w:pPr>
        <w:ind w:firstLine="72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(Rentals from November 13, 2018, to Jan 2, 2023, (4.08 yrs.)</w:t>
      </w:r>
    </w:p>
    <w:p w14:paraId="2E5F37FC" w14:textId="10560538" w:rsidR="006275F4" w:rsidRDefault="4E70AFED" w:rsidP="0018764F">
      <w:pPr>
        <w:pStyle w:val="ListParagraph"/>
        <w:numPr>
          <w:ilvl w:val="1"/>
          <w:numId w:val="21"/>
        </w:numPr>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Banquet Hall Meeting Room</w:t>
      </w:r>
      <w:r w:rsidR="3D3D4A70" w:rsidRPr="6CFDE0A7">
        <w:rPr>
          <w:rFonts w:ascii="Times New Roman" w:eastAsia="Times New Roman" w:hAnsi="Times New Roman" w:cs="Times New Roman"/>
          <w:i/>
          <w:iCs/>
          <w:sz w:val="24"/>
          <w:szCs w:val="24"/>
        </w:rPr>
        <w:t xml:space="preserve"> = </w:t>
      </w:r>
      <w:r w:rsidR="34A3FB84" w:rsidRPr="6CFDE0A7">
        <w:rPr>
          <w:rFonts w:ascii="Times New Roman" w:eastAsia="Times New Roman" w:hAnsi="Times New Roman" w:cs="Times New Roman"/>
          <w:i/>
          <w:iCs/>
          <w:sz w:val="24"/>
          <w:szCs w:val="24"/>
        </w:rPr>
        <w:t>16</w:t>
      </w:r>
      <w:r w:rsidR="3ABE32C7" w:rsidRPr="6CFDE0A7">
        <w:rPr>
          <w:rFonts w:ascii="Times New Roman" w:eastAsia="Times New Roman" w:hAnsi="Times New Roman" w:cs="Times New Roman"/>
          <w:i/>
          <w:iCs/>
          <w:sz w:val="24"/>
          <w:szCs w:val="24"/>
        </w:rPr>
        <w:t>69.73</w:t>
      </w:r>
    </w:p>
    <w:p w14:paraId="62438B6E" w14:textId="000960B8" w:rsidR="006275F4" w:rsidRDefault="4E70AFED" w:rsidP="0018764F">
      <w:pPr>
        <w:pStyle w:val="ListParagraph"/>
        <w:numPr>
          <w:ilvl w:val="1"/>
          <w:numId w:val="21"/>
        </w:numPr>
        <w:rPr>
          <w:rFonts w:ascii="Times New Roman" w:eastAsia="Times New Roman" w:hAnsi="Times New Roman" w:cs="Times New Roman"/>
          <w:i/>
          <w:iCs/>
          <w:sz w:val="24"/>
          <w:szCs w:val="24"/>
          <w:u w:val="single"/>
        </w:rPr>
      </w:pPr>
      <w:r w:rsidRPr="6CFDE0A7">
        <w:rPr>
          <w:rFonts w:ascii="Times New Roman" w:eastAsia="Times New Roman" w:hAnsi="Times New Roman" w:cs="Times New Roman"/>
          <w:i/>
          <w:iCs/>
          <w:sz w:val="24"/>
          <w:szCs w:val="24"/>
        </w:rPr>
        <w:t>Banquet Hall Not for Profit (Fund Raiser)</w:t>
      </w:r>
      <w:r w:rsidR="1A55E5F5" w:rsidRPr="6CFDE0A7">
        <w:rPr>
          <w:rFonts w:ascii="Times New Roman" w:eastAsia="Times New Roman" w:hAnsi="Times New Roman" w:cs="Times New Roman"/>
          <w:i/>
          <w:iCs/>
          <w:sz w:val="24"/>
          <w:szCs w:val="24"/>
        </w:rPr>
        <w:t xml:space="preserve"> = 908.6</w:t>
      </w:r>
    </w:p>
    <w:p w14:paraId="3506A5C7" w14:textId="54E424C7" w:rsidR="006275F4" w:rsidRDefault="4E70AFED" w:rsidP="0018764F">
      <w:pPr>
        <w:pStyle w:val="ListParagraph"/>
        <w:numPr>
          <w:ilvl w:val="1"/>
          <w:numId w:val="21"/>
        </w:numPr>
        <w:rPr>
          <w:rFonts w:ascii="Times New Roman" w:eastAsia="Times New Roman" w:hAnsi="Times New Roman" w:cs="Times New Roman"/>
          <w:i/>
          <w:iCs/>
          <w:sz w:val="24"/>
          <w:szCs w:val="24"/>
          <w:u w:val="single"/>
        </w:rPr>
      </w:pPr>
      <w:r w:rsidRPr="6CFDE0A7">
        <w:rPr>
          <w:rFonts w:ascii="Times New Roman" w:eastAsia="Times New Roman" w:hAnsi="Times New Roman" w:cs="Times New Roman"/>
          <w:i/>
          <w:iCs/>
          <w:sz w:val="24"/>
          <w:szCs w:val="24"/>
        </w:rPr>
        <w:t>Banquet Hall Receptions/Reunions/Parties</w:t>
      </w:r>
      <w:r w:rsidR="1B807654" w:rsidRPr="6CFDE0A7">
        <w:rPr>
          <w:rFonts w:ascii="Times New Roman" w:eastAsia="Times New Roman" w:hAnsi="Times New Roman" w:cs="Times New Roman"/>
          <w:i/>
          <w:iCs/>
          <w:sz w:val="24"/>
          <w:szCs w:val="24"/>
        </w:rPr>
        <w:t xml:space="preserve"> = 1348.7</w:t>
      </w:r>
    </w:p>
    <w:p w14:paraId="05D4D942" w14:textId="5193FA3B" w:rsidR="006275F4" w:rsidRDefault="22B9FA9A" w:rsidP="6CFDE0A7">
      <w:pPr>
        <w:rPr>
          <w:rFonts w:ascii="Times New Roman" w:eastAsia="Times New Roman" w:hAnsi="Times New Roman" w:cs="Times New Roman"/>
          <w:i/>
          <w:iCs/>
          <w:sz w:val="24"/>
          <w:szCs w:val="24"/>
          <w:u w:val="single"/>
        </w:rPr>
      </w:pPr>
      <w:r w:rsidRPr="6CFDE0A7">
        <w:rPr>
          <w:rFonts w:ascii="Times New Roman" w:eastAsia="Times New Roman" w:hAnsi="Times New Roman" w:cs="Times New Roman"/>
          <w:i/>
          <w:iCs/>
          <w:sz w:val="24"/>
          <w:szCs w:val="24"/>
        </w:rPr>
        <w:t xml:space="preserve">Total Rental for Banquet Hall for 4.08 </w:t>
      </w:r>
      <w:proofErr w:type="spellStart"/>
      <w:r w:rsidRPr="6CFDE0A7">
        <w:rPr>
          <w:rFonts w:ascii="Times New Roman" w:eastAsia="Times New Roman" w:hAnsi="Times New Roman" w:cs="Times New Roman"/>
          <w:i/>
          <w:iCs/>
          <w:sz w:val="24"/>
          <w:szCs w:val="24"/>
        </w:rPr>
        <w:t>yrs</w:t>
      </w:r>
      <w:proofErr w:type="spellEnd"/>
      <w:r w:rsidRPr="6CFDE0A7">
        <w:rPr>
          <w:rFonts w:ascii="Times New Roman" w:eastAsia="Times New Roman" w:hAnsi="Times New Roman" w:cs="Times New Roman"/>
          <w:i/>
          <w:iCs/>
          <w:sz w:val="24"/>
          <w:szCs w:val="24"/>
        </w:rPr>
        <w:t xml:space="preserve"> = </w:t>
      </w:r>
      <w:r w:rsidR="18B4FB15" w:rsidRPr="6CFDE0A7">
        <w:rPr>
          <w:rFonts w:ascii="Times New Roman" w:eastAsia="Times New Roman" w:hAnsi="Times New Roman" w:cs="Times New Roman"/>
          <w:i/>
          <w:iCs/>
          <w:sz w:val="24"/>
          <w:szCs w:val="24"/>
        </w:rPr>
        <w:t>3,927.03</w:t>
      </w:r>
    </w:p>
    <w:p w14:paraId="3194BF4F" w14:textId="45C0FEC1" w:rsidR="006275F4" w:rsidRDefault="2F79943B" w:rsidP="6CFDE0A7">
      <w:pPr>
        <w:rPr>
          <w:rFonts w:ascii="Times New Roman" w:eastAsia="Times New Roman" w:hAnsi="Times New Roman" w:cs="Times New Roman"/>
          <w:i/>
          <w:iCs/>
          <w:sz w:val="24"/>
          <w:szCs w:val="24"/>
        </w:rPr>
      </w:pPr>
      <w:r w:rsidRPr="6CFDE0A7">
        <w:rPr>
          <w:rFonts w:ascii="Times New Roman" w:eastAsia="Times New Roman" w:hAnsi="Times New Roman" w:cs="Times New Roman"/>
          <w:b/>
          <w:bCs/>
          <w:i/>
          <w:iCs/>
          <w:sz w:val="24"/>
          <w:szCs w:val="24"/>
        </w:rPr>
        <w:t>Average rental demand per year</w:t>
      </w:r>
      <w:r w:rsidRPr="6CFDE0A7">
        <w:rPr>
          <w:rFonts w:ascii="Times New Roman" w:eastAsia="Times New Roman" w:hAnsi="Times New Roman" w:cs="Times New Roman"/>
          <w:i/>
          <w:iCs/>
          <w:sz w:val="24"/>
          <w:szCs w:val="24"/>
        </w:rPr>
        <w:t xml:space="preserve"> = </w:t>
      </w:r>
      <w:r w:rsidR="0B8DA035" w:rsidRPr="6CFDE0A7">
        <w:rPr>
          <w:rFonts w:ascii="Times New Roman" w:eastAsia="Times New Roman" w:hAnsi="Times New Roman" w:cs="Times New Roman"/>
          <w:i/>
          <w:iCs/>
          <w:sz w:val="24"/>
          <w:szCs w:val="24"/>
        </w:rPr>
        <w:t>3,927.03</w:t>
      </w:r>
      <w:r w:rsidRPr="6CFDE0A7">
        <w:rPr>
          <w:rFonts w:ascii="Times New Roman" w:eastAsia="Times New Roman" w:hAnsi="Times New Roman" w:cs="Times New Roman"/>
          <w:i/>
          <w:iCs/>
          <w:sz w:val="24"/>
          <w:szCs w:val="24"/>
        </w:rPr>
        <w:t>/4.08 = 962.5 h</w:t>
      </w:r>
      <w:r w:rsidR="681EEDB2" w:rsidRPr="6CFDE0A7">
        <w:rPr>
          <w:rFonts w:ascii="Times New Roman" w:eastAsia="Times New Roman" w:hAnsi="Times New Roman" w:cs="Times New Roman"/>
          <w:i/>
          <w:iCs/>
          <w:sz w:val="24"/>
          <w:szCs w:val="24"/>
        </w:rPr>
        <w:t>rs.</w:t>
      </w:r>
      <w:r w:rsidRPr="6CFDE0A7">
        <w:rPr>
          <w:rFonts w:ascii="Times New Roman" w:eastAsia="Times New Roman" w:hAnsi="Times New Roman" w:cs="Times New Roman"/>
          <w:i/>
          <w:iCs/>
          <w:sz w:val="24"/>
          <w:szCs w:val="24"/>
        </w:rPr>
        <w:t>/year</w:t>
      </w:r>
    </w:p>
    <w:p w14:paraId="31AC9D55" w14:textId="0139E19F" w:rsidR="006275F4" w:rsidRDefault="0026E449" w:rsidP="6CFDE0A7">
      <w:pPr>
        <w:rPr>
          <w:rFonts w:ascii="Times New Roman" w:eastAsia="Times New Roman" w:hAnsi="Times New Roman" w:cs="Times New Roman"/>
          <w:i/>
          <w:iCs/>
          <w:sz w:val="24"/>
          <w:szCs w:val="24"/>
        </w:rPr>
      </w:pPr>
      <w:r w:rsidRPr="6CFDE0A7">
        <w:rPr>
          <w:rFonts w:ascii="Times New Roman" w:eastAsia="Times New Roman" w:hAnsi="Times New Roman" w:cs="Times New Roman"/>
          <w:b/>
          <w:bCs/>
          <w:i/>
          <w:iCs/>
          <w:sz w:val="24"/>
          <w:szCs w:val="24"/>
        </w:rPr>
        <w:t>Utilization of the Banquet Hall</w:t>
      </w:r>
      <w:r w:rsidRPr="6CFDE0A7">
        <w:rPr>
          <w:rFonts w:ascii="Times New Roman" w:eastAsia="Times New Roman" w:hAnsi="Times New Roman" w:cs="Times New Roman"/>
          <w:i/>
          <w:iCs/>
          <w:sz w:val="24"/>
          <w:szCs w:val="24"/>
        </w:rPr>
        <w:t xml:space="preserve"> = Demand/Capacity</w:t>
      </w:r>
      <w:r w:rsidR="391F3C44" w:rsidRPr="6CFDE0A7">
        <w:rPr>
          <w:rFonts w:ascii="Times New Roman" w:eastAsia="Times New Roman" w:hAnsi="Times New Roman" w:cs="Times New Roman"/>
          <w:i/>
          <w:iCs/>
          <w:sz w:val="24"/>
          <w:szCs w:val="24"/>
        </w:rPr>
        <w:t xml:space="preserve"> x 100</w:t>
      </w:r>
      <w:r w:rsidRPr="6CFDE0A7">
        <w:rPr>
          <w:rFonts w:ascii="Times New Roman" w:eastAsia="Times New Roman" w:hAnsi="Times New Roman" w:cs="Times New Roman"/>
          <w:i/>
          <w:iCs/>
          <w:sz w:val="24"/>
          <w:szCs w:val="24"/>
        </w:rPr>
        <w:t xml:space="preserve"> = </w:t>
      </w:r>
      <w:r w:rsidR="66216373" w:rsidRPr="6CFDE0A7">
        <w:rPr>
          <w:rFonts w:ascii="Times New Roman" w:eastAsia="Times New Roman" w:hAnsi="Times New Roman" w:cs="Times New Roman"/>
          <w:i/>
          <w:iCs/>
          <w:sz w:val="24"/>
          <w:szCs w:val="24"/>
        </w:rPr>
        <w:t>962.5</w:t>
      </w:r>
      <w:r w:rsidRPr="6CFDE0A7">
        <w:rPr>
          <w:rFonts w:ascii="Times New Roman" w:eastAsia="Times New Roman" w:hAnsi="Times New Roman" w:cs="Times New Roman"/>
          <w:i/>
          <w:iCs/>
          <w:sz w:val="24"/>
          <w:szCs w:val="24"/>
        </w:rPr>
        <w:t>/</w:t>
      </w:r>
      <w:r w:rsidR="5CCBE872" w:rsidRPr="6CFDE0A7">
        <w:rPr>
          <w:rFonts w:ascii="Times New Roman" w:eastAsia="Times New Roman" w:hAnsi="Times New Roman" w:cs="Times New Roman"/>
          <w:i/>
          <w:iCs/>
          <w:sz w:val="24"/>
          <w:szCs w:val="24"/>
        </w:rPr>
        <w:t>2260</w:t>
      </w:r>
      <w:r w:rsidRPr="6CFDE0A7">
        <w:rPr>
          <w:rFonts w:ascii="Times New Roman" w:eastAsia="Times New Roman" w:hAnsi="Times New Roman" w:cs="Times New Roman"/>
          <w:i/>
          <w:iCs/>
          <w:sz w:val="24"/>
          <w:szCs w:val="24"/>
        </w:rPr>
        <w:t xml:space="preserve"> x100 = 42.5</w:t>
      </w:r>
      <w:r w:rsidR="675B05DA" w:rsidRPr="6CFDE0A7">
        <w:rPr>
          <w:rFonts w:ascii="Times New Roman" w:eastAsia="Times New Roman" w:hAnsi="Times New Roman" w:cs="Times New Roman"/>
          <w:i/>
          <w:iCs/>
          <w:sz w:val="24"/>
          <w:szCs w:val="24"/>
        </w:rPr>
        <w:t>9%</w:t>
      </w:r>
    </w:p>
    <w:p w14:paraId="58D86BF6" w14:textId="167946F4" w:rsidR="6CFDE0A7" w:rsidRDefault="6CFDE0A7" w:rsidP="6CFDE0A7">
      <w:pPr>
        <w:rPr>
          <w:rFonts w:ascii="Times New Roman" w:eastAsia="Times New Roman" w:hAnsi="Times New Roman" w:cs="Times New Roman"/>
          <w:i/>
          <w:iCs/>
          <w:sz w:val="24"/>
          <w:szCs w:val="24"/>
        </w:rPr>
      </w:pPr>
    </w:p>
    <w:p w14:paraId="7C691C17" w14:textId="64858F0D" w:rsidR="006275F4" w:rsidRDefault="53116F30" w:rsidP="0018764F">
      <w:pPr>
        <w:pStyle w:val="ListParagraph"/>
        <w:numPr>
          <w:ilvl w:val="0"/>
          <w:numId w:val="21"/>
        </w:numPr>
        <w:rPr>
          <w:rFonts w:ascii="Times New Roman" w:eastAsia="Times New Roman" w:hAnsi="Times New Roman" w:cs="Times New Roman"/>
          <w:b/>
          <w:bCs/>
          <w:i/>
          <w:iCs/>
          <w:sz w:val="24"/>
          <w:szCs w:val="24"/>
          <w:u w:val="single"/>
        </w:rPr>
      </w:pPr>
      <w:r w:rsidRPr="6CFDE0A7">
        <w:rPr>
          <w:rFonts w:ascii="Times New Roman" w:eastAsia="Times New Roman" w:hAnsi="Times New Roman" w:cs="Times New Roman"/>
          <w:b/>
          <w:bCs/>
          <w:i/>
          <w:iCs/>
          <w:sz w:val="24"/>
          <w:szCs w:val="24"/>
          <w:u w:val="single"/>
        </w:rPr>
        <w:t>Activity Center - (Turd Field and Batting Cages</w:t>
      </w:r>
    </w:p>
    <w:p w14:paraId="767E7630" w14:textId="56503842" w:rsidR="006275F4" w:rsidRDefault="53116F30" w:rsidP="6CFDE0A7">
      <w:pPr>
        <w:ind w:firstLine="720"/>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(Rentals from November </w:t>
      </w:r>
      <w:r w:rsidR="2924396D" w:rsidRPr="6CFDE0A7">
        <w:rPr>
          <w:rFonts w:ascii="Times New Roman" w:eastAsia="Times New Roman" w:hAnsi="Times New Roman" w:cs="Times New Roman"/>
          <w:sz w:val="24"/>
          <w:szCs w:val="24"/>
        </w:rPr>
        <w:t>5</w:t>
      </w:r>
      <w:r w:rsidR="2924396D" w:rsidRPr="6CFDE0A7">
        <w:rPr>
          <w:rFonts w:ascii="Times New Roman" w:eastAsia="Times New Roman" w:hAnsi="Times New Roman" w:cs="Times New Roman"/>
          <w:sz w:val="24"/>
          <w:szCs w:val="24"/>
          <w:vertAlign w:val="superscript"/>
        </w:rPr>
        <w:t>th</w:t>
      </w:r>
      <w:r w:rsidRPr="6CFDE0A7">
        <w:rPr>
          <w:rFonts w:ascii="Times New Roman" w:eastAsia="Times New Roman" w:hAnsi="Times New Roman" w:cs="Times New Roman"/>
          <w:sz w:val="24"/>
          <w:szCs w:val="24"/>
        </w:rPr>
        <w:t xml:space="preserve">, 2018, to </w:t>
      </w:r>
      <w:r w:rsidR="76DC9BD7" w:rsidRPr="6CFDE0A7">
        <w:rPr>
          <w:rFonts w:ascii="Times New Roman" w:eastAsia="Times New Roman" w:hAnsi="Times New Roman" w:cs="Times New Roman"/>
          <w:sz w:val="24"/>
          <w:szCs w:val="24"/>
        </w:rPr>
        <w:t>Feb</w:t>
      </w:r>
      <w:r w:rsidRPr="6CFDE0A7">
        <w:rPr>
          <w:rFonts w:ascii="Times New Roman" w:eastAsia="Times New Roman" w:hAnsi="Times New Roman" w:cs="Times New Roman"/>
          <w:sz w:val="24"/>
          <w:szCs w:val="24"/>
        </w:rPr>
        <w:t xml:space="preserve"> 2, 2023, (4.</w:t>
      </w:r>
      <w:r w:rsidR="17203462" w:rsidRPr="6CFDE0A7">
        <w:rPr>
          <w:rFonts w:ascii="Times New Roman" w:eastAsia="Times New Roman" w:hAnsi="Times New Roman" w:cs="Times New Roman"/>
          <w:sz w:val="24"/>
          <w:szCs w:val="24"/>
        </w:rPr>
        <w:t>17</w:t>
      </w:r>
      <w:r w:rsidRPr="6CFDE0A7">
        <w:rPr>
          <w:rFonts w:ascii="Times New Roman" w:eastAsia="Times New Roman" w:hAnsi="Times New Roman" w:cs="Times New Roman"/>
          <w:sz w:val="24"/>
          <w:szCs w:val="24"/>
        </w:rPr>
        <w:t xml:space="preserve"> yrs.)</w:t>
      </w:r>
    </w:p>
    <w:p w14:paraId="606051C4" w14:textId="28A83373" w:rsidR="006275F4" w:rsidRDefault="4EC3818D" w:rsidP="0018764F">
      <w:pPr>
        <w:pStyle w:val="ListParagraph"/>
        <w:numPr>
          <w:ilvl w:val="1"/>
          <w:numId w:val="21"/>
        </w:numPr>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 xml:space="preserve">Training Facility Cage 1 </w:t>
      </w:r>
      <w:r w:rsidR="53116F30" w:rsidRPr="6CFDE0A7">
        <w:rPr>
          <w:rFonts w:ascii="Times New Roman" w:eastAsia="Times New Roman" w:hAnsi="Times New Roman" w:cs="Times New Roman"/>
          <w:i/>
          <w:iCs/>
          <w:sz w:val="24"/>
          <w:szCs w:val="24"/>
        </w:rPr>
        <w:t xml:space="preserve">= </w:t>
      </w:r>
      <w:r w:rsidR="2DF464F9" w:rsidRPr="6CFDE0A7">
        <w:rPr>
          <w:rFonts w:ascii="Times New Roman" w:eastAsia="Times New Roman" w:hAnsi="Times New Roman" w:cs="Times New Roman"/>
          <w:i/>
          <w:iCs/>
          <w:sz w:val="24"/>
          <w:szCs w:val="24"/>
        </w:rPr>
        <w:t>335.75</w:t>
      </w:r>
    </w:p>
    <w:p w14:paraId="0825D8E5" w14:textId="3FA05B70" w:rsidR="006275F4" w:rsidRDefault="2DF464F9" w:rsidP="0018764F">
      <w:pPr>
        <w:pStyle w:val="ListParagraph"/>
        <w:numPr>
          <w:ilvl w:val="1"/>
          <w:numId w:val="21"/>
        </w:numPr>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Training Facility Cage 2 = 84.50</w:t>
      </w:r>
    </w:p>
    <w:p w14:paraId="7E089D6D" w14:textId="3E70EF40" w:rsidR="006275F4" w:rsidRDefault="2DF464F9" w:rsidP="0018764F">
      <w:pPr>
        <w:pStyle w:val="ListParagraph"/>
        <w:numPr>
          <w:ilvl w:val="1"/>
          <w:numId w:val="21"/>
        </w:numPr>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Training Facility Cage 3 = 3</w:t>
      </w:r>
      <w:r w:rsidR="59CA31F2" w:rsidRPr="6CFDE0A7">
        <w:rPr>
          <w:rFonts w:ascii="Times New Roman" w:eastAsia="Times New Roman" w:hAnsi="Times New Roman" w:cs="Times New Roman"/>
          <w:i/>
          <w:iCs/>
          <w:sz w:val="24"/>
          <w:szCs w:val="24"/>
        </w:rPr>
        <w:t>7</w:t>
      </w:r>
      <w:r w:rsidRPr="6CFDE0A7">
        <w:rPr>
          <w:rFonts w:ascii="Times New Roman" w:eastAsia="Times New Roman" w:hAnsi="Times New Roman" w:cs="Times New Roman"/>
          <w:i/>
          <w:iCs/>
          <w:sz w:val="24"/>
          <w:szCs w:val="24"/>
        </w:rPr>
        <w:t>.50</w:t>
      </w:r>
    </w:p>
    <w:p w14:paraId="3E499F98" w14:textId="3B6EBE23" w:rsidR="006275F4" w:rsidRDefault="2DF464F9" w:rsidP="0018764F">
      <w:pPr>
        <w:pStyle w:val="ListParagraph"/>
        <w:numPr>
          <w:ilvl w:val="1"/>
          <w:numId w:val="21"/>
        </w:numPr>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Training Facility Cage 4 = 3</w:t>
      </w:r>
      <w:r w:rsidR="09E19DE5" w:rsidRPr="6CFDE0A7">
        <w:rPr>
          <w:rFonts w:ascii="Times New Roman" w:eastAsia="Times New Roman" w:hAnsi="Times New Roman" w:cs="Times New Roman"/>
          <w:i/>
          <w:iCs/>
          <w:sz w:val="24"/>
          <w:szCs w:val="24"/>
        </w:rPr>
        <w:t>0</w:t>
      </w:r>
      <w:r w:rsidRPr="6CFDE0A7">
        <w:rPr>
          <w:rFonts w:ascii="Times New Roman" w:eastAsia="Times New Roman" w:hAnsi="Times New Roman" w:cs="Times New Roman"/>
          <w:i/>
          <w:iCs/>
          <w:sz w:val="24"/>
          <w:szCs w:val="24"/>
        </w:rPr>
        <w:t>.</w:t>
      </w:r>
      <w:r w:rsidR="69CDCE40" w:rsidRPr="6CFDE0A7">
        <w:rPr>
          <w:rFonts w:ascii="Times New Roman" w:eastAsia="Times New Roman" w:hAnsi="Times New Roman" w:cs="Times New Roman"/>
          <w:i/>
          <w:iCs/>
          <w:sz w:val="24"/>
          <w:szCs w:val="24"/>
        </w:rPr>
        <w:t>50</w:t>
      </w:r>
    </w:p>
    <w:p w14:paraId="5474BA44" w14:textId="63845A7E" w:rsidR="006275F4" w:rsidRDefault="7F9C6232" w:rsidP="0018764F">
      <w:pPr>
        <w:pStyle w:val="ListParagraph"/>
        <w:numPr>
          <w:ilvl w:val="1"/>
          <w:numId w:val="21"/>
        </w:numPr>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 xml:space="preserve">Whole Facility Rental = </w:t>
      </w:r>
      <w:r w:rsidR="211724A5" w:rsidRPr="6CFDE0A7">
        <w:rPr>
          <w:rFonts w:ascii="Times New Roman" w:eastAsia="Times New Roman" w:hAnsi="Times New Roman" w:cs="Times New Roman"/>
          <w:i/>
          <w:iCs/>
          <w:sz w:val="24"/>
          <w:szCs w:val="24"/>
        </w:rPr>
        <w:t>1282.75</w:t>
      </w:r>
    </w:p>
    <w:p w14:paraId="640714DC" w14:textId="6518B8CF" w:rsidR="006275F4" w:rsidRDefault="268DD758" w:rsidP="6CFDE0A7">
      <w:pPr>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 xml:space="preserve">Total Rental for Banquet Hall for 4.17 </w:t>
      </w:r>
      <w:proofErr w:type="spellStart"/>
      <w:r w:rsidRPr="6CFDE0A7">
        <w:rPr>
          <w:rFonts w:ascii="Times New Roman" w:eastAsia="Times New Roman" w:hAnsi="Times New Roman" w:cs="Times New Roman"/>
          <w:i/>
          <w:iCs/>
          <w:sz w:val="24"/>
          <w:szCs w:val="24"/>
        </w:rPr>
        <w:t>yrs</w:t>
      </w:r>
      <w:proofErr w:type="spellEnd"/>
      <w:r w:rsidRPr="6CFDE0A7">
        <w:rPr>
          <w:rFonts w:ascii="Times New Roman" w:eastAsia="Times New Roman" w:hAnsi="Times New Roman" w:cs="Times New Roman"/>
          <w:i/>
          <w:iCs/>
          <w:sz w:val="24"/>
          <w:szCs w:val="24"/>
        </w:rPr>
        <w:t xml:space="preserve"> = </w:t>
      </w:r>
      <w:r w:rsidR="465CA72C" w:rsidRPr="6CFDE0A7">
        <w:rPr>
          <w:rFonts w:ascii="Times New Roman" w:eastAsia="Times New Roman" w:hAnsi="Times New Roman" w:cs="Times New Roman"/>
          <w:i/>
          <w:iCs/>
          <w:sz w:val="24"/>
          <w:szCs w:val="24"/>
        </w:rPr>
        <w:t>1,7</w:t>
      </w:r>
      <w:r w:rsidR="1392A0D4" w:rsidRPr="6CFDE0A7">
        <w:rPr>
          <w:rFonts w:ascii="Times New Roman" w:eastAsia="Times New Roman" w:hAnsi="Times New Roman" w:cs="Times New Roman"/>
          <w:i/>
          <w:iCs/>
          <w:sz w:val="24"/>
          <w:szCs w:val="24"/>
        </w:rPr>
        <w:t>71</w:t>
      </w:r>
    </w:p>
    <w:p w14:paraId="28858677" w14:textId="6323C2BD" w:rsidR="006275F4" w:rsidRDefault="53116F30" w:rsidP="6CFDE0A7">
      <w:pPr>
        <w:rPr>
          <w:rFonts w:ascii="Times New Roman" w:eastAsia="Times New Roman" w:hAnsi="Times New Roman" w:cs="Times New Roman"/>
          <w:i/>
          <w:iCs/>
          <w:sz w:val="24"/>
          <w:szCs w:val="24"/>
        </w:rPr>
      </w:pPr>
      <w:r w:rsidRPr="6CFDE0A7">
        <w:rPr>
          <w:rFonts w:ascii="Times New Roman" w:eastAsia="Times New Roman" w:hAnsi="Times New Roman" w:cs="Times New Roman"/>
          <w:b/>
          <w:bCs/>
          <w:i/>
          <w:iCs/>
          <w:sz w:val="24"/>
          <w:szCs w:val="24"/>
        </w:rPr>
        <w:t>Average rental demand per year</w:t>
      </w:r>
      <w:r w:rsidRPr="6CFDE0A7">
        <w:rPr>
          <w:rFonts w:ascii="Times New Roman" w:eastAsia="Times New Roman" w:hAnsi="Times New Roman" w:cs="Times New Roman"/>
          <w:i/>
          <w:iCs/>
          <w:sz w:val="24"/>
          <w:szCs w:val="24"/>
        </w:rPr>
        <w:t xml:space="preserve"> = </w:t>
      </w:r>
      <w:r w:rsidR="1FDBA23E" w:rsidRPr="6CFDE0A7">
        <w:rPr>
          <w:rFonts w:ascii="Times New Roman" w:eastAsia="Times New Roman" w:hAnsi="Times New Roman" w:cs="Times New Roman"/>
          <w:i/>
          <w:iCs/>
          <w:sz w:val="24"/>
          <w:szCs w:val="24"/>
        </w:rPr>
        <w:t>1786.5</w:t>
      </w:r>
      <w:r w:rsidRPr="6CFDE0A7">
        <w:rPr>
          <w:rFonts w:ascii="Times New Roman" w:eastAsia="Times New Roman" w:hAnsi="Times New Roman" w:cs="Times New Roman"/>
          <w:i/>
          <w:iCs/>
          <w:sz w:val="24"/>
          <w:szCs w:val="24"/>
        </w:rPr>
        <w:t>/4.</w:t>
      </w:r>
      <w:r w:rsidR="1935B188" w:rsidRPr="6CFDE0A7">
        <w:rPr>
          <w:rFonts w:ascii="Times New Roman" w:eastAsia="Times New Roman" w:hAnsi="Times New Roman" w:cs="Times New Roman"/>
          <w:i/>
          <w:iCs/>
          <w:sz w:val="24"/>
          <w:szCs w:val="24"/>
        </w:rPr>
        <w:t>17</w:t>
      </w:r>
      <w:r w:rsidRPr="6CFDE0A7">
        <w:rPr>
          <w:rFonts w:ascii="Times New Roman" w:eastAsia="Times New Roman" w:hAnsi="Times New Roman" w:cs="Times New Roman"/>
          <w:i/>
          <w:iCs/>
          <w:sz w:val="24"/>
          <w:szCs w:val="24"/>
        </w:rPr>
        <w:t xml:space="preserve"> = </w:t>
      </w:r>
      <w:r w:rsidR="740A7ADC" w:rsidRPr="6CFDE0A7">
        <w:rPr>
          <w:rFonts w:ascii="Times New Roman" w:eastAsia="Times New Roman" w:hAnsi="Times New Roman" w:cs="Times New Roman"/>
          <w:i/>
          <w:iCs/>
          <w:sz w:val="24"/>
          <w:szCs w:val="24"/>
        </w:rPr>
        <w:t>42</w:t>
      </w:r>
      <w:r w:rsidR="47194F78" w:rsidRPr="6CFDE0A7">
        <w:rPr>
          <w:rFonts w:ascii="Times New Roman" w:eastAsia="Times New Roman" w:hAnsi="Times New Roman" w:cs="Times New Roman"/>
          <w:i/>
          <w:iCs/>
          <w:sz w:val="24"/>
          <w:szCs w:val="24"/>
        </w:rPr>
        <w:t>4</w:t>
      </w:r>
      <w:r w:rsidR="740A7ADC" w:rsidRPr="6CFDE0A7">
        <w:rPr>
          <w:rFonts w:ascii="Times New Roman" w:eastAsia="Times New Roman" w:hAnsi="Times New Roman" w:cs="Times New Roman"/>
          <w:i/>
          <w:iCs/>
          <w:sz w:val="24"/>
          <w:szCs w:val="24"/>
        </w:rPr>
        <w:t>.</w:t>
      </w:r>
      <w:r w:rsidR="1EA687DD" w:rsidRPr="6CFDE0A7">
        <w:rPr>
          <w:rFonts w:ascii="Times New Roman" w:eastAsia="Times New Roman" w:hAnsi="Times New Roman" w:cs="Times New Roman"/>
          <w:i/>
          <w:iCs/>
          <w:sz w:val="24"/>
          <w:szCs w:val="24"/>
        </w:rPr>
        <w:t>70</w:t>
      </w:r>
      <w:r w:rsidRPr="6CFDE0A7">
        <w:rPr>
          <w:rFonts w:ascii="Times New Roman" w:eastAsia="Times New Roman" w:hAnsi="Times New Roman" w:cs="Times New Roman"/>
          <w:i/>
          <w:iCs/>
          <w:sz w:val="24"/>
          <w:szCs w:val="24"/>
        </w:rPr>
        <w:t xml:space="preserve"> hours/year</w:t>
      </w:r>
    </w:p>
    <w:p w14:paraId="3EDE9BE0" w14:textId="0F571E06" w:rsidR="006275F4" w:rsidRDefault="53116F30" w:rsidP="6CFDE0A7">
      <w:pPr>
        <w:rPr>
          <w:rFonts w:ascii="Times New Roman" w:eastAsia="Times New Roman" w:hAnsi="Times New Roman" w:cs="Times New Roman"/>
          <w:i/>
          <w:iCs/>
          <w:sz w:val="24"/>
          <w:szCs w:val="24"/>
        </w:rPr>
      </w:pPr>
      <w:r w:rsidRPr="6CFDE0A7">
        <w:rPr>
          <w:rFonts w:ascii="Times New Roman" w:eastAsia="Times New Roman" w:hAnsi="Times New Roman" w:cs="Times New Roman"/>
          <w:b/>
          <w:bCs/>
          <w:i/>
          <w:iCs/>
          <w:sz w:val="24"/>
          <w:szCs w:val="24"/>
        </w:rPr>
        <w:t>Utilization of the Banquet Hall</w:t>
      </w:r>
      <w:r w:rsidRPr="6CFDE0A7">
        <w:rPr>
          <w:rFonts w:ascii="Times New Roman" w:eastAsia="Times New Roman" w:hAnsi="Times New Roman" w:cs="Times New Roman"/>
          <w:i/>
          <w:iCs/>
          <w:sz w:val="24"/>
          <w:szCs w:val="24"/>
        </w:rPr>
        <w:t xml:space="preserve"> = Demand/Capacity x 100 = </w:t>
      </w:r>
      <w:r w:rsidR="7BA0A3F7" w:rsidRPr="6CFDE0A7">
        <w:rPr>
          <w:rFonts w:ascii="Times New Roman" w:eastAsia="Times New Roman" w:hAnsi="Times New Roman" w:cs="Times New Roman"/>
          <w:i/>
          <w:iCs/>
          <w:sz w:val="24"/>
          <w:szCs w:val="24"/>
        </w:rPr>
        <w:t>42</w:t>
      </w:r>
      <w:r w:rsidR="4153F2F2" w:rsidRPr="6CFDE0A7">
        <w:rPr>
          <w:rFonts w:ascii="Times New Roman" w:eastAsia="Times New Roman" w:hAnsi="Times New Roman" w:cs="Times New Roman"/>
          <w:i/>
          <w:iCs/>
          <w:sz w:val="24"/>
          <w:szCs w:val="24"/>
        </w:rPr>
        <w:t>4.70</w:t>
      </w:r>
      <w:r w:rsidRPr="6CFDE0A7">
        <w:rPr>
          <w:rFonts w:ascii="Times New Roman" w:eastAsia="Times New Roman" w:hAnsi="Times New Roman" w:cs="Times New Roman"/>
          <w:i/>
          <w:iCs/>
          <w:sz w:val="24"/>
          <w:szCs w:val="24"/>
        </w:rPr>
        <w:t>/</w:t>
      </w:r>
      <w:r w:rsidR="2FA3FEC1" w:rsidRPr="6CFDE0A7">
        <w:rPr>
          <w:rFonts w:ascii="Times New Roman" w:eastAsia="Times New Roman" w:hAnsi="Times New Roman" w:cs="Times New Roman"/>
          <w:i/>
          <w:iCs/>
          <w:sz w:val="24"/>
          <w:szCs w:val="24"/>
        </w:rPr>
        <w:t>17</w:t>
      </w:r>
      <w:r w:rsidR="3C4C86DC" w:rsidRPr="6CFDE0A7">
        <w:rPr>
          <w:rFonts w:ascii="Times New Roman" w:eastAsia="Times New Roman" w:hAnsi="Times New Roman" w:cs="Times New Roman"/>
          <w:i/>
          <w:iCs/>
          <w:sz w:val="24"/>
          <w:szCs w:val="24"/>
        </w:rPr>
        <w:t>60</w:t>
      </w:r>
      <w:r w:rsidR="4B41C3E4" w:rsidRPr="6CFDE0A7">
        <w:rPr>
          <w:rFonts w:ascii="Times New Roman" w:eastAsia="Times New Roman" w:hAnsi="Times New Roman" w:cs="Times New Roman"/>
          <w:i/>
          <w:iCs/>
          <w:sz w:val="24"/>
          <w:szCs w:val="24"/>
        </w:rPr>
        <w:t xml:space="preserve"> </w:t>
      </w:r>
      <w:r w:rsidRPr="6CFDE0A7">
        <w:rPr>
          <w:rFonts w:ascii="Times New Roman" w:eastAsia="Times New Roman" w:hAnsi="Times New Roman" w:cs="Times New Roman"/>
          <w:i/>
          <w:iCs/>
          <w:sz w:val="24"/>
          <w:szCs w:val="24"/>
        </w:rPr>
        <w:t xml:space="preserve">x100 = </w:t>
      </w:r>
      <w:r w:rsidR="7782673B" w:rsidRPr="6CFDE0A7">
        <w:rPr>
          <w:rFonts w:ascii="Times New Roman" w:eastAsia="Times New Roman" w:hAnsi="Times New Roman" w:cs="Times New Roman"/>
          <w:i/>
          <w:iCs/>
          <w:sz w:val="24"/>
          <w:szCs w:val="24"/>
        </w:rPr>
        <w:t>2</w:t>
      </w:r>
      <w:r w:rsidR="5785E9DC" w:rsidRPr="6CFDE0A7">
        <w:rPr>
          <w:rFonts w:ascii="Times New Roman" w:eastAsia="Times New Roman" w:hAnsi="Times New Roman" w:cs="Times New Roman"/>
          <w:i/>
          <w:iCs/>
          <w:sz w:val="24"/>
          <w:szCs w:val="24"/>
        </w:rPr>
        <w:t>4.1</w:t>
      </w:r>
      <w:r w:rsidR="5D95EC8E" w:rsidRPr="6CFDE0A7">
        <w:rPr>
          <w:rFonts w:ascii="Times New Roman" w:eastAsia="Times New Roman" w:hAnsi="Times New Roman" w:cs="Times New Roman"/>
          <w:i/>
          <w:iCs/>
          <w:sz w:val="24"/>
          <w:szCs w:val="24"/>
        </w:rPr>
        <w:t>3</w:t>
      </w:r>
      <w:r w:rsidRPr="6CFDE0A7">
        <w:rPr>
          <w:rFonts w:ascii="Times New Roman" w:eastAsia="Times New Roman" w:hAnsi="Times New Roman" w:cs="Times New Roman"/>
          <w:i/>
          <w:iCs/>
          <w:sz w:val="24"/>
          <w:szCs w:val="24"/>
        </w:rPr>
        <w:t>%</w:t>
      </w:r>
    </w:p>
    <w:p w14:paraId="0ED62E9D" w14:textId="13B23205" w:rsidR="6CFDE0A7" w:rsidRDefault="6CFDE0A7" w:rsidP="6CFDE0A7">
      <w:pPr>
        <w:rPr>
          <w:rFonts w:ascii="Times New Roman" w:eastAsia="Times New Roman" w:hAnsi="Times New Roman" w:cs="Times New Roman"/>
          <w:i/>
          <w:iCs/>
          <w:sz w:val="24"/>
          <w:szCs w:val="24"/>
        </w:rPr>
      </w:pPr>
    </w:p>
    <w:p w14:paraId="74D70D9E" w14:textId="04A701C0" w:rsidR="006275F4" w:rsidRDefault="5A251A95" w:rsidP="0018764F">
      <w:pPr>
        <w:pStyle w:val="ListParagraph"/>
        <w:numPr>
          <w:ilvl w:val="0"/>
          <w:numId w:val="21"/>
        </w:numPr>
        <w:rPr>
          <w:rFonts w:ascii="Times New Roman" w:eastAsia="Times New Roman" w:hAnsi="Times New Roman" w:cs="Times New Roman"/>
          <w:b/>
          <w:bCs/>
          <w:i/>
          <w:iCs/>
          <w:sz w:val="24"/>
          <w:szCs w:val="24"/>
          <w:u w:val="single"/>
        </w:rPr>
      </w:pPr>
      <w:r w:rsidRPr="6CFDE0A7">
        <w:rPr>
          <w:rFonts w:ascii="Times New Roman" w:eastAsia="Times New Roman" w:hAnsi="Times New Roman" w:cs="Times New Roman"/>
          <w:b/>
          <w:bCs/>
          <w:i/>
          <w:iCs/>
          <w:sz w:val="24"/>
          <w:szCs w:val="24"/>
          <w:u w:val="single"/>
        </w:rPr>
        <w:t>Softball/Baseball Fields</w:t>
      </w:r>
    </w:p>
    <w:p w14:paraId="35FF51D9" w14:textId="60948511" w:rsidR="006275F4" w:rsidRDefault="5A251A95" w:rsidP="6CFDE0A7">
      <w:pPr>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(Rentals from November 5</w:t>
      </w:r>
      <w:r w:rsidRPr="6CFDE0A7">
        <w:rPr>
          <w:rFonts w:ascii="Times New Roman" w:eastAsia="Times New Roman" w:hAnsi="Times New Roman" w:cs="Times New Roman"/>
          <w:sz w:val="24"/>
          <w:szCs w:val="24"/>
          <w:vertAlign w:val="superscript"/>
        </w:rPr>
        <w:t>th</w:t>
      </w:r>
      <w:r w:rsidRPr="6CFDE0A7">
        <w:rPr>
          <w:rFonts w:ascii="Times New Roman" w:eastAsia="Times New Roman" w:hAnsi="Times New Roman" w:cs="Times New Roman"/>
          <w:sz w:val="24"/>
          <w:szCs w:val="24"/>
        </w:rPr>
        <w:t>, 2018, to Feb 2, 2023, (4.7</w:t>
      </w:r>
      <w:r w:rsidR="3FB24FF5" w:rsidRPr="6CFDE0A7">
        <w:rPr>
          <w:rFonts w:ascii="Times New Roman" w:eastAsia="Times New Roman" w:hAnsi="Times New Roman" w:cs="Times New Roman"/>
          <w:sz w:val="24"/>
          <w:szCs w:val="24"/>
        </w:rPr>
        <w:t>5</w:t>
      </w:r>
      <w:r w:rsidRPr="6CFDE0A7">
        <w:rPr>
          <w:rFonts w:ascii="Times New Roman" w:eastAsia="Times New Roman" w:hAnsi="Times New Roman" w:cs="Times New Roman"/>
          <w:sz w:val="24"/>
          <w:szCs w:val="24"/>
        </w:rPr>
        <w:t xml:space="preserve"> yrs.)</w:t>
      </w:r>
    </w:p>
    <w:p w14:paraId="39898190" w14:textId="3C814790" w:rsidR="006275F4" w:rsidRDefault="700A7751" w:rsidP="0018764F">
      <w:pPr>
        <w:pStyle w:val="ListParagraph"/>
        <w:numPr>
          <w:ilvl w:val="1"/>
          <w:numId w:val="21"/>
        </w:numPr>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 xml:space="preserve">Ball Field Rental Field 1 </w:t>
      </w:r>
      <w:r w:rsidR="5A251A95" w:rsidRPr="6CFDE0A7">
        <w:rPr>
          <w:rFonts w:ascii="Times New Roman" w:eastAsia="Times New Roman" w:hAnsi="Times New Roman" w:cs="Times New Roman"/>
          <w:i/>
          <w:iCs/>
          <w:sz w:val="24"/>
          <w:szCs w:val="24"/>
        </w:rPr>
        <w:t xml:space="preserve">= </w:t>
      </w:r>
      <w:r w:rsidR="035C5891" w:rsidRPr="6CFDE0A7">
        <w:rPr>
          <w:rFonts w:ascii="Times New Roman" w:eastAsia="Times New Roman" w:hAnsi="Times New Roman" w:cs="Times New Roman"/>
          <w:i/>
          <w:iCs/>
          <w:sz w:val="24"/>
          <w:szCs w:val="24"/>
        </w:rPr>
        <w:t>955.25</w:t>
      </w:r>
    </w:p>
    <w:p w14:paraId="62C6B5C8" w14:textId="08843548" w:rsidR="006275F4" w:rsidRDefault="035C5891" w:rsidP="0018764F">
      <w:pPr>
        <w:pStyle w:val="ListParagraph"/>
        <w:numPr>
          <w:ilvl w:val="1"/>
          <w:numId w:val="21"/>
        </w:numPr>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Ball Field Rental 2 – Small (</w:t>
      </w:r>
      <w:proofErr w:type="spellStart"/>
      <w:r w:rsidRPr="6CFDE0A7">
        <w:rPr>
          <w:rFonts w:ascii="Times New Roman" w:eastAsia="Times New Roman" w:hAnsi="Times New Roman" w:cs="Times New Roman"/>
          <w:i/>
          <w:iCs/>
          <w:sz w:val="24"/>
          <w:szCs w:val="24"/>
        </w:rPr>
        <w:t>TBall</w:t>
      </w:r>
      <w:proofErr w:type="spellEnd"/>
      <w:r w:rsidRPr="6CFDE0A7">
        <w:rPr>
          <w:rFonts w:ascii="Times New Roman" w:eastAsia="Times New Roman" w:hAnsi="Times New Roman" w:cs="Times New Roman"/>
          <w:i/>
          <w:iCs/>
          <w:sz w:val="24"/>
          <w:szCs w:val="24"/>
        </w:rPr>
        <w:t xml:space="preserve">) - </w:t>
      </w:r>
      <w:r w:rsidR="275E1A9F" w:rsidRPr="6CFDE0A7">
        <w:rPr>
          <w:rFonts w:ascii="Times New Roman" w:eastAsia="Times New Roman" w:hAnsi="Times New Roman" w:cs="Times New Roman"/>
          <w:i/>
          <w:iCs/>
          <w:sz w:val="24"/>
          <w:szCs w:val="24"/>
        </w:rPr>
        <w:t>238.5</w:t>
      </w:r>
    </w:p>
    <w:p w14:paraId="477A120A" w14:textId="2111A432" w:rsidR="006275F4" w:rsidRDefault="4E96C6F2" w:rsidP="0018764F">
      <w:pPr>
        <w:pStyle w:val="ListParagraph"/>
        <w:numPr>
          <w:ilvl w:val="1"/>
          <w:numId w:val="21"/>
        </w:numPr>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Ball Field Rental Field 3</w:t>
      </w:r>
      <w:r w:rsidR="5A251A95" w:rsidRPr="6CFDE0A7">
        <w:rPr>
          <w:rFonts w:ascii="Times New Roman" w:eastAsia="Times New Roman" w:hAnsi="Times New Roman" w:cs="Times New Roman"/>
          <w:i/>
          <w:iCs/>
          <w:sz w:val="24"/>
          <w:szCs w:val="24"/>
        </w:rPr>
        <w:t xml:space="preserve"> = </w:t>
      </w:r>
      <w:r w:rsidR="01A7A0E4" w:rsidRPr="6CFDE0A7">
        <w:rPr>
          <w:rFonts w:ascii="Times New Roman" w:eastAsia="Times New Roman" w:hAnsi="Times New Roman" w:cs="Times New Roman"/>
          <w:i/>
          <w:iCs/>
          <w:sz w:val="24"/>
          <w:szCs w:val="24"/>
        </w:rPr>
        <w:t>1088.75</w:t>
      </w:r>
    </w:p>
    <w:p w14:paraId="440CD805" w14:textId="731ECBC8" w:rsidR="006275F4" w:rsidRDefault="01A7A0E4" w:rsidP="0018764F">
      <w:pPr>
        <w:pStyle w:val="ListParagraph"/>
        <w:numPr>
          <w:ilvl w:val="1"/>
          <w:numId w:val="21"/>
        </w:numPr>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 xml:space="preserve">Ball Field Rental Field 4 </w:t>
      </w:r>
      <w:r w:rsidR="5A251A95" w:rsidRPr="6CFDE0A7">
        <w:rPr>
          <w:rFonts w:ascii="Times New Roman" w:eastAsia="Times New Roman" w:hAnsi="Times New Roman" w:cs="Times New Roman"/>
          <w:i/>
          <w:iCs/>
          <w:sz w:val="24"/>
          <w:szCs w:val="24"/>
        </w:rPr>
        <w:t xml:space="preserve">= </w:t>
      </w:r>
      <w:r w:rsidR="0D580930" w:rsidRPr="6CFDE0A7">
        <w:rPr>
          <w:rFonts w:ascii="Times New Roman" w:eastAsia="Times New Roman" w:hAnsi="Times New Roman" w:cs="Times New Roman"/>
          <w:i/>
          <w:iCs/>
          <w:sz w:val="24"/>
          <w:szCs w:val="24"/>
        </w:rPr>
        <w:t>1137</w:t>
      </w:r>
    </w:p>
    <w:p w14:paraId="3BD415C9" w14:textId="0B40E7DB" w:rsidR="006275F4" w:rsidRDefault="0D580930" w:rsidP="0018764F">
      <w:pPr>
        <w:pStyle w:val="ListParagraph"/>
        <w:numPr>
          <w:ilvl w:val="1"/>
          <w:numId w:val="21"/>
        </w:numPr>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 xml:space="preserve">Ball Field Rental Field 5 </w:t>
      </w:r>
      <w:r w:rsidR="5A251A95" w:rsidRPr="6CFDE0A7">
        <w:rPr>
          <w:rFonts w:ascii="Times New Roman" w:eastAsia="Times New Roman" w:hAnsi="Times New Roman" w:cs="Times New Roman"/>
          <w:i/>
          <w:iCs/>
          <w:sz w:val="24"/>
          <w:szCs w:val="24"/>
        </w:rPr>
        <w:t xml:space="preserve">= </w:t>
      </w:r>
      <w:r w:rsidR="6A9D785F" w:rsidRPr="6CFDE0A7">
        <w:rPr>
          <w:rFonts w:ascii="Times New Roman" w:eastAsia="Times New Roman" w:hAnsi="Times New Roman" w:cs="Times New Roman"/>
          <w:i/>
          <w:iCs/>
          <w:sz w:val="24"/>
          <w:szCs w:val="24"/>
        </w:rPr>
        <w:t>631.25</w:t>
      </w:r>
    </w:p>
    <w:p w14:paraId="61093D7F" w14:textId="3C241E89" w:rsidR="006275F4" w:rsidRDefault="6A9D785F" w:rsidP="0018764F">
      <w:pPr>
        <w:pStyle w:val="ListParagraph"/>
        <w:numPr>
          <w:ilvl w:val="1"/>
          <w:numId w:val="21"/>
        </w:numPr>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Ball Field Rental Games = 541.27</w:t>
      </w:r>
    </w:p>
    <w:p w14:paraId="2A8F69CA" w14:textId="38BD8DA2" w:rsidR="006275F4" w:rsidRDefault="207FB63E" w:rsidP="0018764F">
      <w:pPr>
        <w:pStyle w:val="ListParagraph"/>
        <w:numPr>
          <w:ilvl w:val="1"/>
          <w:numId w:val="21"/>
        </w:numPr>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Ball Field Rental Tournament - = 2512.25</w:t>
      </w:r>
    </w:p>
    <w:p w14:paraId="43D9E1E9" w14:textId="7CE333CE" w:rsidR="006275F4" w:rsidRDefault="006275F4" w:rsidP="6CFDE0A7">
      <w:pPr>
        <w:rPr>
          <w:rFonts w:ascii="Times New Roman" w:eastAsia="Times New Roman" w:hAnsi="Times New Roman" w:cs="Times New Roman"/>
          <w:sz w:val="24"/>
          <w:szCs w:val="24"/>
        </w:rPr>
      </w:pPr>
    </w:p>
    <w:p w14:paraId="39CFD192" w14:textId="025715BD" w:rsidR="006275F4" w:rsidRDefault="5A251A95" w:rsidP="6CFDE0A7">
      <w:pPr>
        <w:ind w:firstLine="720"/>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Total Rental for Banquet Hall for 4.7</w:t>
      </w:r>
      <w:r w:rsidR="1E02DC4D" w:rsidRPr="6CFDE0A7">
        <w:rPr>
          <w:rFonts w:ascii="Times New Roman" w:eastAsia="Times New Roman" w:hAnsi="Times New Roman" w:cs="Times New Roman"/>
          <w:i/>
          <w:iCs/>
          <w:sz w:val="24"/>
          <w:szCs w:val="24"/>
        </w:rPr>
        <w:t>5</w:t>
      </w:r>
      <w:r w:rsidRPr="6CFDE0A7">
        <w:rPr>
          <w:rFonts w:ascii="Times New Roman" w:eastAsia="Times New Roman" w:hAnsi="Times New Roman" w:cs="Times New Roman"/>
          <w:i/>
          <w:iCs/>
          <w:sz w:val="24"/>
          <w:szCs w:val="24"/>
        </w:rPr>
        <w:t xml:space="preserve"> </w:t>
      </w:r>
      <w:proofErr w:type="spellStart"/>
      <w:r w:rsidRPr="6CFDE0A7">
        <w:rPr>
          <w:rFonts w:ascii="Times New Roman" w:eastAsia="Times New Roman" w:hAnsi="Times New Roman" w:cs="Times New Roman"/>
          <w:i/>
          <w:iCs/>
          <w:sz w:val="24"/>
          <w:szCs w:val="24"/>
        </w:rPr>
        <w:t>yrs</w:t>
      </w:r>
      <w:proofErr w:type="spellEnd"/>
      <w:r w:rsidRPr="6CFDE0A7">
        <w:rPr>
          <w:rFonts w:ascii="Times New Roman" w:eastAsia="Times New Roman" w:hAnsi="Times New Roman" w:cs="Times New Roman"/>
          <w:i/>
          <w:iCs/>
          <w:sz w:val="24"/>
          <w:szCs w:val="24"/>
        </w:rPr>
        <w:t xml:space="preserve"> = </w:t>
      </w:r>
      <w:r w:rsidR="2834E2BE" w:rsidRPr="6CFDE0A7">
        <w:rPr>
          <w:rFonts w:ascii="Times New Roman" w:eastAsia="Times New Roman" w:hAnsi="Times New Roman" w:cs="Times New Roman"/>
          <w:i/>
          <w:iCs/>
          <w:sz w:val="24"/>
          <w:szCs w:val="24"/>
        </w:rPr>
        <w:t>7</w:t>
      </w:r>
      <w:r w:rsidR="207C4AF4" w:rsidRPr="6CFDE0A7">
        <w:rPr>
          <w:rFonts w:ascii="Times New Roman" w:eastAsia="Times New Roman" w:hAnsi="Times New Roman" w:cs="Times New Roman"/>
          <w:i/>
          <w:iCs/>
          <w:sz w:val="24"/>
          <w:szCs w:val="24"/>
        </w:rPr>
        <w:t>104.27</w:t>
      </w:r>
    </w:p>
    <w:p w14:paraId="44168C11" w14:textId="2E55DA49" w:rsidR="006275F4" w:rsidRDefault="2ED37C34" w:rsidP="6CFDE0A7">
      <w:pPr>
        <w:ind w:firstLine="720"/>
        <w:rPr>
          <w:rFonts w:ascii="Times New Roman" w:eastAsia="Times New Roman" w:hAnsi="Times New Roman" w:cs="Times New Roman"/>
          <w:b/>
          <w:bCs/>
          <w:i/>
          <w:iCs/>
          <w:sz w:val="16"/>
          <w:szCs w:val="16"/>
        </w:rPr>
      </w:pPr>
      <w:r w:rsidRPr="6CFDE0A7">
        <w:rPr>
          <w:rFonts w:ascii="Times New Roman" w:eastAsia="Times New Roman" w:hAnsi="Times New Roman" w:cs="Times New Roman"/>
          <w:b/>
          <w:bCs/>
          <w:i/>
          <w:iCs/>
          <w:sz w:val="16"/>
          <w:szCs w:val="16"/>
        </w:rPr>
        <w:lastRenderedPageBreak/>
        <w:t>(N/B 2512.25 represents capacity for the 5 fields and football fields</w:t>
      </w:r>
      <w:r w:rsidR="283D57B1" w:rsidRPr="6CFDE0A7">
        <w:rPr>
          <w:rFonts w:ascii="Times New Roman" w:eastAsia="Times New Roman" w:hAnsi="Times New Roman" w:cs="Times New Roman"/>
          <w:b/>
          <w:bCs/>
          <w:i/>
          <w:iCs/>
          <w:sz w:val="16"/>
          <w:szCs w:val="16"/>
        </w:rPr>
        <w:t xml:space="preserve"> (6 Fields)</w:t>
      </w:r>
      <w:r w:rsidRPr="6CFDE0A7">
        <w:rPr>
          <w:rFonts w:ascii="Times New Roman" w:eastAsia="Times New Roman" w:hAnsi="Times New Roman" w:cs="Times New Roman"/>
          <w:b/>
          <w:bCs/>
          <w:i/>
          <w:iCs/>
          <w:sz w:val="16"/>
          <w:szCs w:val="16"/>
        </w:rPr>
        <w:t>, the game</w:t>
      </w:r>
      <w:r w:rsidR="006F7DCA" w:rsidRPr="6CFDE0A7">
        <w:rPr>
          <w:rFonts w:ascii="Times New Roman" w:eastAsia="Times New Roman" w:hAnsi="Times New Roman" w:cs="Times New Roman"/>
          <w:b/>
          <w:bCs/>
          <w:i/>
          <w:iCs/>
          <w:sz w:val="16"/>
          <w:szCs w:val="16"/>
        </w:rPr>
        <w:t xml:space="preserve">s and rental tournament are </w:t>
      </w:r>
      <w:r w:rsidR="006275F4">
        <w:tab/>
      </w:r>
      <w:r w:rsidR="006F7DCA" w:rsidRPr="6CFDE0A7">
        <w:rPr>
          <w:rFonts w:ascii="Times New Roman" w:eastAsia="Times New Roman" w:hAnsi="Times New Roman" w:cs="Times New Roman"/>
          <w:b/>
          <w:bCs/>
          <w:i/>
          <w:iCs/>
          <w:sz w:val="16"/>
          <w:szCs w:val="16"/>
        </w:rPr>
        <w:t>part of the field rentals)</w:t>
      </w:r>
    </w:p>
    <w:p w14:paraId="60883B4D" w14:textId="27F0EDA7" w:rsidR="006275F4" w:rsidRDefault="5A251A95" w:rsidP="6CFDE0A7">
      <w:pPr>
        <w:ind w:left="720"/>
        <w:jc w:val="both"/>
        <w:rPr>
          <w:rFonts w:ascii="Times New Roman" w:eastAsia="Times New Roman" w:hAnsi="Times New Roman" w:cs="Times New Roman"/>
          <w:i/>
          <w:iCs/>
          <w:sz w:val="24"/>
          <w:szCs w:val="24"/>
        </w:rPr>
      </w:pPr>
      <w:r w:rsidRPr="6CFDE0A7">
        <w:rPr>
          <w:rFonts w:ascii="Times New Roman" w:eastAsia="Times New Roman" w:hAnsi="Times New Roman" w:cs="Times New Roman"/>
          <w:b/>
          <w:bCs/>
          <w:i/>
          <w:iCs/>
          <w:sz w:val="24"/>
          <w:szCs w:val="24"/>
        </w:rPr>
        <w:t>Average rental demand per year</w:t>
      </w:r>
      <w:r w:rsidRPr="6CFDE0A7">
        <w:rPr>
          <w:rFonts w:ascii="Times New Roman" w:eastAsia="Times New Roman" w:hAnsi="Times New Roman" w:cs="Times New Roman"/>
          <w:i/>
          <w:iCs/>
          <w:sz w:val="24"/>
          <w:szCs w:val="24"/>
        </w:rPr>
        <w:t xml:space="preserve"> = </w:t>
      </w:r>
      <w:r w:rsidR="5E876A3C" w:rsidRPr="6CFDE0A7">
        <w:rPr>
          <w:rFonts w:ascii="Times New Roman" w:eastAsia="Times New Roman" w:hAnsi="Times New Roman" w:cs="Times New Roman"/>
          <w:i/>
          <w:iCs/>
          <w:sz w:val="24"/>
          <w:szCs w:val="24"/>
        </w:rPr>
        <w:t>7</w:t>
      </w:r>
      <w:r w:rsidR="236A6593" w:rsidRPr="6CFDE0A7">
        <w:rPr>
          <w:rFonts w:ascii="Times New Roman" w:eastAsia="Times New Roman" w:hAnsi="Times New Roman" w:cs="Times New Roman"/>
          <w:i/>
          <w:iCs/>
          <w:sz w:val="24"/>
          <w:szCs w:val="24"/>
        </w:rPr>
        <w:t>104.27</w:t>
      </w:r>
      <w:r w:rsidRPr="6CFDE0A7">
        <w:rPr>
          <w:rFonts w:ascii="Times New Roman" w:eastAsia="Times New Roman" w:hAnsi="Times New Roman" w:cs="Times New Roman"/>
          <w:i/>
          <w:iCs/>
          <w:sz w:val="24"/>
          <w:szCs w:val="24"/>
        </w:rPr>
        <w:t>/4.</w:t>
      </w:r>
      <w:r w:rsidR="5005A84E" w:rsidRPr="6CFDE0A7">
        <w:rPr>
          <w:rFonts w:ascii="Times New Roman" w:eastAsia="Times New Roman" w:hAnsi="Times New Roman" w:cs="Times New Roman"/>
          <w:i/>
          <w:iCs/>
          <w:sz w:val="24"/>
          <w:szCs w:val="24"/>
        </w:rPr>
        <w:t>75</w:t>
      </w:r>
      <w:r w:rsidRPr="6CFDE0A7">
        <w:rPr>
          <w:rFonts w:ascii="Times New Roman" w:eastAsia="Times New Roman" w:hAnsi="Times New Roman" w:cs="Times New Roman"/>
          <w:i/>
          <w:iCs/>
          <w:sz w:val="24"/>
          <w:szCs w:val="24"/>
        </w:rPr>
        <w:t xml:space="preserve"> = </w:t>
      </w:r>
      <w:r w:rsidR="540C3F37" w:rsidRPr="6CFDE0A7">
        <w:rPr>
          <w:rFonts w:ascii="Times New Roman" w:eastAsia="Times New Roman" w:hAnsi="Times New Roman" w:cs="Times New Roman"/>
          <w:i/>
          <w:iCs/>
          <w:sz w:val="24"/>
          <w:szCs w:val="24"/>
        </w:rPr>
        <w:t>1</w:t>
      </w:r>
      <w:r w:rsidR="69A26E39" w:rsidRPr="6CFDE0A7">
        <w:rPr>
          <w:rFonts w:ascii="Times New Roman" w:eastAsia="Times New Roman" w:hAnsi="Times New Roman" w:cs="Times New Roman"/>
          <w:i/>
          <w:iCs/>
          <w:sz w:val="24"/>
          <w:szCs w:val="24"/>
        </w:rPr>
        <w:t>495.64</w:t>
      </w:r>
      <w:r w:rsidRPr="6CFDE0A7">
        <w:rPr>
          <w:rFonts w:ascii="Times New Roman" w:eastAsia="Times New Roman" w:hAnsi="Times New Roman" w:cs="Times New Roman"/>
          <w:i/>
          <w:iCs/>
          <w:sz w:val="24"/>
          <w:szCs w:val="24"/>
        </w:rPr>
        <w:t xml:space="preserve"> hours/year</w:t>
      </w:r>
    </w:p>
    <w:p w14:paraId="137E9145" w14:textId="62062BCF" w:rsidR="006275F4" w:rsidRDefault="5A251A95"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b/>
          <w:bCs/>
          <w:i/>
          <w:iCs/>
          <w:sz w:val="24"/>
          <w:szCs w:val="24"/>
        </w:rPr>
        <w:t xml:space="preserve">Utilization of </w:t>
      </w:r>
      <w:r w:rsidR="480C8A5A" w:rsidRPr="6CFDE0A7">
        <w:rPr>
          <w:rFonts w:ascii="Times New Roman" w:eastAsia="Times New Roman" w:hAnsi="Times New Roman" w:cs="Times New Roman"/>
          <w:b/>
          <w:bCs/>
          <w:i/>
          <w:iCs/>
          <w:sz w:val="24"/>
          <w:szCs w:val="24"/>
        </w:rPr>
        <w:t xml:space="preserve">5 Filed + Football </w:t>
      </w:r>
      <w:r w:rsidR="4859BF26" w:rsidRPr="6CFDE0A7">
        <w:rPr>
          <w:rFonts w:ascii="Times New Roman" w:eastAsia="Times New Roman" w:hAnsi="Times New Roman" w:cs="Times New Roman"/>
          <w:b/>
          <w:bCs/>
          <w:i/>
          <w:iCs/>
          <w:sz w:val="24"/>
          <w:szCs w:val="24"/>
        </w:rPr>
        <w:t>Field =</w:t>
      </w:r>
      <w:r w:rsidRPr="6CFDE0A7">
        <w:rPr>
          <w:rFonts w:ascii="Times New Roman" w:eastAsia="Times New Roman" w:hAnsi="Times New Roman" w:cs="Times New Roman"/>
          <w:i/>
          <w:iCs/>
          <w:sz w:val="24"/>
          <w:szCs w:val="24"/>
        </w:rPr>
        <w:t xml:space="preserve"> </w:t>
      </w:r>
      <w:r w:rsidR="79D7BE89" w:rsidRPr="6CFDE0A7">
        <w:rPr>
          <w:rFonts w:ascii="Times New Roman" w:eastAsia="Times New Roman" w:hAnsi="Times New Roman" w:cs="Times New Roman"/>
          <w:i/>
          <w:iCs/>
          <w:sz w:val="24"/>
          <w:szCs w:val="24"/>
        </w:rPr>
        <w:t>Demand</w:t>
      </w:r>
      <w:r w:rsidRPr="6CFDE0A7">
        <w:rPr>
          <w:rFonts w:ascii="Times New Roman" w:eastAsia="Times New Roman" w:hAnsi="Times New Roman" w:cs="Times New Roman"/>
          <w:i/>
          <w:iCs/>
          <w:sz w:val="24"/>
          <w:szCs w:val="24"/>
        </w:rPr>
        <w:t xml:space="preserve">/Capacity x 100 = </w:t>
      </w:r>
      <w:r w:rsidR="2652A7B4" w:rsidRPr="6CFDE0A7">
        <w:rPr>
          <w:rFonts w:ascii="Times New Roman" w:eastAsia="Times New Roman" w:hAnsi="Times New Roman" w:cs="Times New Roman"/>
          <w:i/>
          <w:iCs/>
          <w:sz w:val="24"/>
          <w:szCs w:val="24"/>
        </w:rPr>
        <w:t>1</w:t>
      </w:r>
      <w:r w:rsidR="0B41403F" w:rsidRPr="6CFDE0A7">
        <w:rPr>
          <w:rFonts w:ascii="Times New Roman" w:eastAsia="Times New Roman" w:hAnsi="Times New Roman" w:cs="Times New Roman"/>
          <w:i/>
          <w:iCs/>
          <w:sz w:val="24"/>
          <w:szCs w:val="24"/>
        </w:rPr>
        <w:t>495.64</w:t>
      </w:r>
      <w:r w:rsidRPr="6CFDE0A7">
        <w:rPr>
          <w:rFonts w:ascii="Times New Roman" w:eastAsia="Times New Roman" w:hAnsi="Times New Roman" w:cs="Times New Roman"/>
          <w:i/>
          <w:iCs/>
          <w:sz w:val="24"/>
          <w:szCs w:val="24"/>
        </w:rPr>
        <w:t>/</w:t>
      </w:r>
      <w:r w:rsidR="5FF81B0E" w:rsidRPr="6CFDE0A7">
        <w:rPr>
          <w:rFonts w:ascii="Times New Roman" w:eastAsia="Times New Roman" w:hAnsi="Times New Roman" w:cs="Times New Roman"/>
          <w:i/>
          <w:iCs/>
          <w:sz w:val="24"/>
          <w:szCs w:val="24"/>
        </w:rPr>
        <w:t>1937</w:t>
      </w:r>
      <w:r w:rsidRPr="6CFDE0A7">
        <w:rPr>
          <w:rFonts w:ascii="Times New Roman" w:eastAsia="Times New Roman" w:hAnsi="Times New Roman" w:cs="Times New Roman"/>
          <w:i/>
          <w:iCs/>
          <w:sz w:val="24"/>
          <w:szCs w:val="24"/>
        </w:rPr>
        <w:t xml:space="preserve"> x100 = </w:t>
      </w:r>
      <w:r w:rsidR="006275F4">
        <w:tab/>
      </w:r>
      <w:r w:rsidR="5DA87D24" w:rsidRPr="6CFDE0A7">
        <w:rPr>
          <w:rFonts w:ascii="Times New Roman" w:eastAsia="Times New Roman" w:hAnsi="Times New Roman" w:cs="Times New Roman"/>
          <w:i/>
          <w:iCs/>
          <w:sz w:val="24"/>
          <w:szCs w:val="24"/>
        </w:rPr>
        <w:t>7</w:t>
      </w:r>
      <w:r w:rsidR="21284C44" w:rsidRPr="6CFDE0A7">
        <w:rPr>
          <w:rFonts w:ascii="Times New Roman" w:eastAsia="Times New Roman" w:hAnsi="Times New Roman" w:cs="Times New Roman"/>
          <w:i/>
          <w:iCs/>
          <w:sz w:val="24"/>
          <w:szCs w:val="24"/>
        </w:rPr>
        <w:t>7.</w:t>
      </w:r>
      <w:r w:rsidR="4B958E3C" w:rsidRPr="6CFDE0A7">
        <w:rPr>
          <w:rFonts w:ascii="Times New Roman" w:eastAsia="Times New Roman" w:hAnsi="Times New Roman" w:cs="Times New Roman"/>
          <w:i/>
          <w:iCs/>
          <w:sz w:val="24"/>
          <w:szCs w:val="24"/>
        </w:rPr>
        <w:t>21</w:t>
      </w:r>
      <w:r w:rsidRPr="6CFDE0A7">
        <w:rPr>
          <w:rFonts w:ascii="Times New Roman" w:eastAsia="Times New Roman" w:hAnsi="Times New Roman" w:cs="Times New Roman"/>
          <w:i/>
          <w:iCs/>
          <w:sz w:val="24"/>
          <w:szCs w:val="24"/>
        </w:rPr>
        <w:t>%</w:t>
      </w:r>
    </w:p>
    <w:p w14:paraId="3FAF5BA1" w14:textId="68CD6A75" w:rsidR="6CFDE0A7" w:rsidRDefault="6CFDE0A7" w:rsidP="6CFDE0A7">
      <w:pPr>
        <w:jc w:val="both"/>
        <w:rPr>
          <w:rFonts w:ascii="Times New Roman" w:eastAsia="Times New Roman" w:hAnsi="Times New Roman" w:cs="Times New Roman"/>
          <w:i/>
          <w:iCs/>
          <w:sz w:val="24"/>
          <w:szCs w:val="24"/>
        </w:rPr>
      </w:pPr>
    </w:p>
    <w:p w14:paraId="212A3F37" w14:textId="1289506E" w:rsidR="006275F4" w:rsidRDefault="5ACDEAED" w:rsidP="0018764F">
      <w:pPr>
        <w:pStyle w:val="ListParagraph"/>
        <w:numPr>
          <w:ilvl w:val="0"/>
          <w:numId w:val="21"/>
        </w:numPr>
        <w:jc w:val="both"/>
        <w:rPr>
          <w:rFonts w:ascii="Times New Roman" w:eastAsia="Times New Roman" w:hAnsi="Times New Roman" w:cs="Times New Roman"/>
          <w:b/>
          <w:bCs/>
          <w:i/>
          <w:iCs/>
          <w:sz w:val="24"/>
          <w:szCs w:val="24"/>
          <w:u w:val="single"/>
        </w:rPr>
      </w:pPr>
      <w:proofErr w:type="spellStart"/>
      <w:r w:rsidRPr="6CFDE0A7">
        <w:rPr>
          <w:rFonts w:ascii="Times New Roman" w:eastAsia="Times New Roman" w:hAnsi="Times New Roman" w:cs="Times New Roman"/>
          <w:b/>
          <w:bCs/>
          <w:i/>
          <w:iCs/>
          <w:sz w:val="24"/>
          <w:szCs w:val="24"/>
          <w:u w:val="single"/>
        </w:rPr>
        <w:t>FootBall</w:t>
      </w:r>
      <w:proofErr w:type="spellEnd"/>
      <w:r w:rsidRPr="6CFDE0A7">
        <w:rPr>
          <w:rFonts w:ascii="Times New Roman" w:eastAsia="Times New Roman" w:hAnsi="Times New Roman" w:cs="Times New Roman"/>
          <w:b/>
          <w:bCs/>
          <w:i/>
          <w:iCs/>
          <w:sz w:val="24"/>
          <w:szCs w:val="24"/>
          <w:u w:val="single"/>
        </w:rPr>
        <w:t>/Soccer Field</w:t>
      </w:r>
      <w:r w:rsidR="0C940EAB" w:rsidRPr="6CFDE0A7">
        <w:rPr>
          <w:rFonts w:ascii="Times New Roman" w:eastAsia="Times New Roman" w:hAnsi="Times New Roman" w:cs="Times New Roman"/>
          <w:b/>
          <w:bCs/>
          <w:i/>
          <w:iCs/>
          <w:sz w:val="24"/>
          <w:szCs w:val="24"/>
          <w:u w:val="single"/>
        </w:rPr>
        <w:t xml:space="preserve"> </w:t>
      </w:r>
    </w:p>
    <w:p w14:paraId="003F99E7" w14:textId="15497590" w:rsidR="006275F4" w:rsidRDefault="741CA9D8" w:rsidP="6CFDE0A7">
      <w:pPr>
        <w:jc w:val="both"/>
        <w:rPr>
          <w:rFonts w:ascii="Times New Roman" w:eastAsia="Times New Roman" w:hAnsi="Times New Roman" w:cs="Times New Roman"/>
          <w:i/>
          <w:iCs/>
          <w:sz w:val="24"/>
          <w:szCs w:val="24"/>
          <w:u w:val="single"/>
        </w:rPr>
      </w:pPr>
      <w:r w:rsidRPr="6CFDE0A7">
        <w:rPr>
          <w:rFonts w:ascii="Times New Roman" w:eastAsia="Times New Roman" w:hAnsi="Times New Roman" w:cs="Times New Roman"/>
          <w:i/>
          <w:iCs/>
          <w:sz w:val="24"/>
          <w:szCs w:val="24"/>
          <w:u w:val="single"/>
        </w:rPr>
        <w:t>(</w:t>
      </w:r>
      <w:r w:rsidRPr="6CFDE0A7">
        <w:rPr>
          <w:rFonts w:ascii="Times New Roman" w:eastAsia="Times New Roman" w:hAnsi="Times New Roman" w:cs="Times New Roman"/>
          <w:i/>
          <w:iCs/>
          <w:sz w:val="24"/>
          <w:szCs w:val="24"/>
        </w:rPr>
        <w:t xml:space="preserve">Rented out for </w:t>
      </w:r>
      <w:r w:rsidRPr="6CFDE0A7">
        <w:rPr>
          <w:rFonts w:ascii="Times New Roman" w:eastAsia="Times New Roman" w:hAnsi="Times New Roman" w:cs="Times New Roman"/>
          <w:sz w:val="24"/>
          <w:szCs w:val="24"/>
        </w:rPr>
        <w:t>Jr. Vikings Football/Cheer)</w:t>
      </w:r>
    </w:p>
    <w:p w14:paraId="4AB15F4C" w14:textId="7AFA5F47" w:rsidR="006275F4" w:rsidRDefault="35966AE1" w:rsidP="6CFDE0A7">
      <w:pPr>
        <w:ind w:left="720"/>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Jr. Vikings Football/Cheer Rental</w:t>
      </w:r>
    </w:p>
    <w:p w14:paraId="161BE09F" w14:textId="7A38222D" w:rsidR="006275F4" w:rsidRDefault="35966AE1" w:rsidP="0018764F">
      <w:pPr>
        <w:pStyle w:val="ListParagraph"/>
        <w:numPr>
          <w:ilvl w:val="1"/>
          <w:numId w:val="15"/>
        </w:num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Jr. Vikings Flag Football (Spring &amp; Fall) = 72</w:t>
      </w:r>
    </w:p>
    <w:p w14:paraId="2B2CAAF8" w14:textId="53EC1224" w:rsidR="006275F4" w:rsidRDefault="22E75E7A" w:rsidP="0018764F">
      <w:pPr>
        <w:pStyle w:val="ListParagraph"/>
        <w:numPr>
          <w:ilvl w:val="1"/>
          <w:numId w:val="15"/>
        </w:num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Jr. Vikings Tackle Football (Fall) = 1128</w:t>
      </w:r>
    </w:p>
    <w:p w14:paraId="000D9D6B" w14:textId="60C880FF" w:rsidR="006275F4" w:rsidRDefault="22E75E7A" w:rsidP="0018764F">
      <w:pPr>
        <w:pStyle w:val="ListParagraph"/>
        <w:numPr>
          <w:ilvl w:val="1"/>
          <w:numId w:val="15"/>
        </w:num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 xml:space="preserve">Jr. Vikings Cheerleading (Fall) = </w:t>
      </w:r>
      <w:r w:rsidR="12F1A036" w:rsidRPr="6CFDE0A7">
        <w:rPr>
          <w:rFonts w:ascii="Times New Roman" w:eastAsia="Times New Roman" w:hAnsi="Times New Roman" w:cs="Times New Roman"/>
          <w:i/>
          <w:iCs/>
          <w:sz w:val="24"/>
          <w:szCs w:val="24"/>
        </w:rPr>
        <w:t>912</w:t>
      </w:r>
    </w:p>
    <w:p w14:paraId="5C3E3F30" w14:textId="166B7E5D" w:rsidR="006275F4" w:rsidRDefault="22E75E7A" w:rsidP="0018764F">
      <w:pPr>
        <w:pStyle w:val="ListParagraph"/>
        <w:numPr>
          <w:ilvl w:val="1"/>
          <w:numId w:val="15"/>
        </w:num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 xml:space="preserve">Jr. Vikings Golf (Spring, Summer, &amp; Fall) = </w:t>
      </w:r>
      <w:r w:rsidR="4672DE83" w:rsidRPr="6CFDE0A7">
        <w:rPr>
          <w:rFonts w:ascii="Times New Roman" w:eastAsia="Times New Roman" w:hAnsi="Times New Roman" w:cs="Times New Roman"/>
          <w:i/>
          <w:iCs/>
          <w:sz w:val="24"/>
          <w:szCs w:val="24"/>
        </w:rPr>
        <w:t>0 (Does not use NMSR Facility)</w:t>
      </w:r>
    </w:p>
    <w:p w14:paraId="21B98D43" w14:textId="51E295DA" w:rsidR="006275F4" w:rsidRDefault="22E75E7A" w:rsidP="0018764F">
      <w:pPr>
        <w:pStyle w:val="ListParagraph"/>
        <w:numPr>
          <w:ilvl w:val="1"/>
          <w:numId w:val="15"/>
        </w:num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Jr. Vikings Dance Team (Fall-Spring) = 1152</w:t>
      </w:r>
    </w:p>
    <w:p w14:paraId="208CC388" w14:textId="3521FB03" w:rsidR="006275F4" w:rsidRDefault="22E75E7A" w:rsidP="6CFDE0A7">
      <w:pPr>
        <w:ind w:left="720"/>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 xml:space="preserve">Total of Jr. Vikings Football/Cheer Rental = </w:t>
      </w:r>
      <w:r w:rsidR="73A410F3" w:rsidRPr="6CFDE0A7">
        <w:rPr>
          <w:rFonts w:ascii="Times New Roman" w:eastAsia="Times New Roman" w:hAnsi="Times New Roman" w:cs="Times New Roman"/>
          <w:i/>
          <w:iCs/>
          <w:sz w:val="24"/>
          <w:szCs w:val="24"/>
        </w:rPr>
        <w:t>3</w:t>
      </w:r>
      <w:r w:rsidR="6A3E9DB8" w:rsidRPr="6CFDE0A7">
        <w:rPr>
          <w:rFonts w:ascii="Times New Roman" w:eastAsia="Times New Roman" w:hAnsi="Times New Roman" w:cs="Times New Roman"/>
          <w:i/>
          <w:iCs/>
          <w:sz w:val="24"/>
          <w:szCs w:val="24"/>
        </w:rPr>
        <w:t>26.4</w:t>
      </w:r>
    </w:p>
    <w:p w14:paraId="035F01A8" w14:textId="3780AFAD" w:rsidR="006275F4" w:rsidRDefault="73A410F3" w:rsidP="6CFDE0A7">
      <w:pPr>
        <w:ind w:left="720"/>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 xml:space="preserve">Assumed Utilization = 3492/4200 = </w:t>
      </w:r>
      <w:r w:rsidR="32FB62C3" w:rsidRPr="6CFDE0A7">
        <w:rPr>
          <w:rFonts w:ascii="Times New Roman" w:eastAsia="Times New Roman" w:hAnsi="Times New Roman" w:cs="Times New Roman"/>
          <w:i/>
          <w:iCs/>
          <w:sz w:val="24"/>
          <w:szCs w:val="24"/>
        </w:rPr>
        <w:t>77.71</w:t>
      </w:r>
    </w:p>
    <w:p w14:paraId="1E61626C" w14:textId="52137AEC" w:rsidR="05B0D6FB" w:rsidRDefault="05B0D6FB" w:rsidP="6CFDE0A7">
      <w:pPr>
        <w:ind w:left="720"/>
        <w:jc w:val="both"/>
        <w:rPr>
          <w:rFonts w:ascii="Times New Roman" w:eastAsia="Times New Roman" w:hAnsi="Times New Roman" w:cs="Times New Roman"/>
          <w:i/>
          <w:iCs/>
          <w:sz w:val="24"/>
          <w:szCs w:val="24"/>
        </w:rPr>
      </w:pPr>
    </w:p>
    <w:p w14:paraId="7FB0C4E2" w14:textId="75D4D6C7" w:rsidR="006275F4" w:rsidRDefault="165BF75F" w:rsidP="0018764F">
      <w:pPr>
        <w:pStyle w:val="ListParagraph"/>
        <w:numPr>
          <w:ilvl w:val="0"/>
          <w:numId w:val="21"/>
        </w:numPr>
        <w:jc w:val="both"/>
        <w:rPr>
          <w:rFonts w:ascii="Times New Roman" w:eastAsia="Times New Roman" w:hAnsi="Times New Roman" w:cs="Times New Roman"/>
          <w:b/>
          <w:bCs/>
          <w:i/>
          <w:iCs/>
          <w:sz w:val="24"/>
          <w:szCs w:val="24"/>
          <w:u w:val="single"/>
        </w:rPr>
      </w:pPr>
      <w:proofErr w:type="spellStart"/>
      <w:r w:rsidRPr="6CFDE0A7">
        <w:rPr>
          <w:rFonts w:ascii="Times New Roman" w:eastAsia="Times New Roman" w:hAnsi="Times New Roman" w:cs="Times New Roman"/>
          <w:b/>
          <w:bCs/>
          <w:i/>
          <w:iCs/>
          <w:sz w:val="24"/>
          <w:szCs w:val="24"/>
          <w:u w:val="single"/>
        </w:rPr>
        <w:t>Pavillion</w:t>
      </w:r>
      <w:proofErr w:type="spellEnd"/>
      <w:r w:rsidRPr="6CFDE0A7">
        <w:rPr>
          <w:rFonts w:ascii="Times New Roman" w:eastAsia="Times New Roman" w:hAnsi="Times New Roman" w:cs="Times New Roman"/>
          <w:b/>
          <w:bCs/>
          <w:i/>
          <w:iCs/>
          <w:sz w:val="24"/>
          <w:szCs w:val="24"/>
          <w:u w:val="single"/>
        </w:rPr>
        <w:t xml:space="preserve"> (2)</w:t>
      </w:r>
    </w:p>
    <w:p w14:paraId="29D8C29F" w14:textId="367A6E44" w:rsidR="006275F4" w:rsidRDefault="165BF75F" w:rsidP="6CFDE0A7">
      <w:pPr>
        <w:ind w:firstLine="720"/>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(Rentals from November 5</w:t>
      </w:r>
      <w:r w:rsidRPr="6CFDE0A7">
        <w:rPr>
          <w:rFonts w:ascii="Times New Roman" w:eastAsia="Times New Roman" w:hAnsi="Times New Roman" w:cs="Times New Roman"/>
          <w:sz w:val="24"/>
          <w:szCs w:val="24"/>
          <w:vertAlign w:val="superscript"/>
        </w:rPr>
        <w:t>th</w:t>
      </w:r>
      <w:r w:rsidRPr="6CFDE0A7">
        <w:rPr>
          <w:rFonts w:ascii="Times New Roman" w:eastAsia="Times New Roman" w:hAnsi="Times New Roman" w:cs="Times New Roman"/>
          <w:sz w:val="24"/>
          <w:szCs w:val="24"/>
        </w:rPr>
        <w:t>, 2018, to Feb 2, 2023, (</w:t>
      </w:r>
      <w:r w:rsidR="6BD48EA0" w:rsidRPr="6CFDE0A7">
        <w:rPr>
          <w:rFonts w:ascii="Times New Roman" w:eastAsia="Times New Roman" w:hAnsi="Times New Roman" w:cs="Times New Roman"/>
          <w:sz w:val="24"/>
          <w:szCs w:val="24"/>
        </w:rPr>
        <w:t>4.25</w:t>
      </w:r>
      <w:r w:rsidRPr="6CFDE0A7">
        <w:rPr>
          <w:rFonts w:ascii="Times New Roman" w:eastAsia="Times New Roman" w:hAnsi="Times New Roman" w:cs="Times New Roman"/>
          <w:sz w:val="24"/>
          <w:szCs w:val="24"/>
        </w:rPr>
        <w:t xml:space="preserve"> yrs.)</w:t>
      </w:r>
    </w:p>
    <w:p w14:paraId="7756F11D" w14:textId="14999ACD" w:rsidR="006275F4" w:rsidRDefault="17991A78" w:rsidP="0018764F">
      <w:pPr>
        <w:pStyle w:val="ListParagraph"/>
        <w:numPr>
          <w:ilvl w:val="1"/>
          <w:numId w:val="21"/>
        </w:numPr>
        <w:jc w:val="both"/>
        <w:rPr>
          <w:rFonts w:ascii="Times New Roman" w:eastAsia="Times New Roman" w:hAnsi="Times New Roman" w:cs="Times New Roman"/>
          <w:i/>
          <w:iCs/>
          <w:sz w:val="24"/>
          <w:szCs w:val="24"/>
        </w:rPr>
      </w:pPr>
      <w:proofErr w:type="spellStart"/>
      <w:r w:rsidRPr="6CFDE0A7">
        <w:rPr>
          <w:rFonts w:ascii="Times New Roman" w:eastAsia="Times New Roman" w:hAnsi="Times New Roman" w:cs="Times New Roman"/>
          <w:i/>
          <w:iCs/>
          <w:sz w:val="24"/>
          <w:szCs w:val="24"/>
        </w:rPr>
        <w:t>Pavillion</w:t>
      </w:r>
      <w:proofErr w:type="spellEnd"/>
      <w:r w:rsidRPr="6CFDE0A7">
        <w:rPr>
          <w:rFonts w:ascii="Times New Roman" w:eastAsia="Times New Roman" w:hAnsi="Times New Roman" w:cs="Times New Roman"/>
          <w:i/>
          <w:iCs/>
          <w:sz w:val="24"/>
          <w:szCs w:val="24"/>
        </w:rPr>
        <w:t xml:space="preserve"> 1</w:t>
      </w:r>
      <w:r w:rsidR="5210020B" w:rsidRPr="6CFDE0A7">
        <w:rPr>
          <w:rFonts w:ascii="Times New Roman" w:eastAsia="Times New Roman" w:hAnsi="Times New Roman" w:cs="Times New Roman"/>
          <w:i/>
          <w:iCs/>
          <w:sz w:val="24"/>
          <w:szCs w:val="24"/>
        </w:rPr>
        <w:t xml:space="preserve"> (Beside </w:t>
      </w:r>
      <w:r w:rsidR="6CA3E724" w:rsidRPr="6CFDE0A7">
        <w:rPr>
          <w:rFonts w:ascii="Times New Roman" w:eastAsia="Times New Roman" w:hAnsi="Times New Roman" w:cs="Times New Roman"/>
          <w:i/>
          <w:iCs/>
          <w:sz w:val="24"/>
          <w:szCs w:val="24"/>
        </w:rPr>
        <w:t>Basketball</w:t>
      </w:r>
      <w:r w:rsidR="5210020B" w:rsidRPr="6CFDE0A7">
        <w:rPr>
          <w:rFonts w:ascii="Times New Roman" w:eastAsia="Times New Roman" w:hAnsi="Times New Roman" w:cs="Times New Roman"/>
          <w:i/>
          <w:iCs/>
          <w:sz w:val="24"/>
          <w:szCs w:val="24"/>
        </w:rPr>
        <w:t xml:space="preserve"> </w:t>
      </w:r>
      <w:r w:rsidR="37907E0D" w:rsidRPr="6CFDE0A7">
        <w:rPr>
          <w:rFonts w:ascii="Times New Roman" w:eastAsia="Times New Roman" w:hAnsi="Times New Roman" w:cs="Times New Roman"/>
          <w:i/>
          <w:iCs/>
          <w:sz w:val="24"/>
          <w:szCs w:val="24"/>
        </w:rPr>
        <w:t>Field) =</w:t>
      </w:r>
      <w:r w:rsidR="165BF75F" w:rsidRPr="6CFDE0A7">
        <w:rPr>
          <w:rFonts w:ascii="Times New Roman" w:eastAsia="Times New Roman" w:hAnsi="Times New Roman" w:cs="Times New Roman"/>
          <w:i/>
          <w:iCs/>
          <w:sz w:val="24"/>
          <w:szCs w:val="24"/>
        </w:rPr>
        <w:t xml:space="preserve"> </w:t>
      </w:r>
      <w:r w:rsidR="191DF1A1" w:rsidRPr="6CFDE0A7">
        <w:rPr>
          <w:rFonts w:ascii="Times New Roman" w:eastAsia="Times New Roman" w:hAnsi="Times New Roman" w:cs="Times New Roman"/>
          <w:i/>
          <w:iCs/>
          <w:sz w:val="24"/>
          <w:szCs w:val="24"/>
        </w:rPr>
        <w:t>8</w:t>
      </w:r>
      <w:r w:rsidR="15921F23" w:rsidRPr="6CFDE0A7">
        <w:rPr>
          <w:rFonts w:ascii="Times New Roman" w:eastAsia="Times New Roman" w:hAnsi="Times New Roman" w:cs="Times New Roman"/>
          <w:i/>
          <w:iCs/>
          <w:sz w:val="24"/>
          <w:szCs w:val="24"/>
        </w:rPr>
        <w:t>5.98</w:t>
      </w:r>
    </w:p>
    <w:p w14:paraId="68CEE9B0" w14:textId="7E9CE2E3" w:rsidR="006275F4" w:rsidRDefault="5FE61F35" w:rsidP="0018764F">
      <w:pPr>
        <w:pStyle w:val="ListParagraph"/>
        <w:numPr>
          <w:ilvl w:val="1"/>
          <w:numId w:val="21"/>
        </w:numPr>
        <w:jc w:val="both"/>
        <w:rPr>
          <w:rFonts w:ascii="Times New Roman" w:eastAsia="Times New Roman" w:hAnsi="Times New Roman" w:cs="Times New Roman"/>
          <w:i/>
          <w:iCs/>
          <w:sz w:val="24"/>
          <w:szCs w:val="24"/>
        </w:rPr>
      </w:pPr>
      <w:proofErr w:type="spellStart"/>
      <w:r w:rsidRPr="6CFDE0A7">
        <w:rPr>
          <w:rFonts w:ascii="Times New Roman" w:eastAsia="Times New Roman" w:hAnsi="Times New Roman" w:cs="Times New Roman"/>
          <w:i/>
          <w:iCs/>
          <w:sz w:val="24"/>
          <w:szCs w:val="24"/>
        </w:rPr>
        <w:t>Pavillion</w:t>
      </w:r>
      <w:proofErr w:type="spellEnd"/>
      <w:r w:rsidRPr="6CFDE0A7">
        <w:rPr>
          <w:rFonts w:ascii="Times New Roman" w:eastAsia="Times New Roman" w:hAnsi="Times New Roman" w:cs="Times New Roman"/>
          <w:i/>
          <w:iCs/>
          <w:sz w:val="24"/>
          <w:szCs w:val="24"/>
        </w:rPr>
        <w:t xml:space="preserve"> 2 </w:t>
      </w:r>
      <w:r w:rsidR="467A519D" w:rsidRPr="6CFDE0A7">
        <w:rPr>
          <w:rFonts w:ascii="Times New Roman" w:eastAsia="Times New Roman" w:hAnsi="Times New Roman" w:cs="Times New Roman"/>
          <w:i/>
          <w:iCs/>
          <w:sz w:val="24"/>
          <w:szCs w:val="24"/>
        </w:rPr>
        <w:t>(Adjacent</w:t>
      </w:r>
      <w:r w:rsidRPr="6CFDE0A7">
        <w:rPr>
          <w:rFonts w:ascii="Times New Roman" w:eastAsia="Times New Roman" w:hAnsi="Times New Roman" w:cs="Times New Roman"/>
          <w:i/>
          <w:iCs/>
          <w:sz w:val="24"/>
          <w:szCs w:val="24"/>
        </w:rPr>
        <w:t xml:space="preserve"> to Concession) = 143.92</w:t>
      </w:r>
    </w:p>
    <w:p w14:paraId="6BE3AB37" w14:textId="42A7E5A6" w:rsidR="006275F4" w:rsidRDefault="006275F4" w:rsidP="6CFDE0A7">
      <w:pPr>
        <w:jc w:val="both"/>
        <w:rPr>
          <w:rFonts w:ascii="Times New Roman" w:eastAsia="Times New Roman" w:hAnsi="Times New Roman" w:cs="Times New Roman"/>
          <w:sz w:val="24"/>
          <w:szCs w:val="24"/>
        </w:rPr>
      </w:pPr>
    </w:p>
    <w:p w14:paraId="1CAC8F78" w14:textId="48B3B4F1" w:rsidR="006275F4" w:rsidRDefault="165BF75F" w:rsidP="6CFDE0A7">
      <w:pPr>
        <w:ind w:firstLine="720"/>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Total Rental for Banquet Hall for 4.</w:t>
      </w:r>
      <w:r w:rsidR="62DEEC34" w:rsidRPr="6CFDE0A7">
        <w:rPr>
          <w:rFonts w:ascii="Times New Roman" w:eastAsia="Times New Roman" w:hAnsi="Times New Roman" w:cs="Times New Roman"/>
          <w:i/>
          <w:iCs/>
          <w:sz w:val="24"/>
          <w:szCs w:val="24"/>
        </w:rPr>
        <w:t>2</w:t>
      </w:r>
      <w:r w:rsidRPr="6CFDE0A7">
        <w:rPr>
          <w:rFonts w:ascii="Times New Roman" w:eastAsia="Times New Roman" w:hAnsi="Times New Roman" w:cs="Times New Roman"/>
          <w:i/>
          <w:iCs/>
          <w:sz w:val="24"/>
          <w:szCs w:val="24"/>
        </w:rPr>
        <w:t xml:space="preserve">5 </w:t>
      </w:r>
      <w:proofErr w:type="spellStart"/>
      <w:r w:rsidRPr="6CFDE0A7">
        <w:rPr>
          <w:rFonts w:ascii="Times New Roman" w:eastAsia="Times New Roman" w:hAnsi="Times New Roman" w:cs="Times New Roman"/>
          <w:i/>
          <w:iCs/>
          <w:sz w:val="24"/>
          <w:szCs w:val="24"/>
        </w:rPr>
        <w:t>yrs</w:t>
      </w:r>
      <w:proofErr w:type="spellEnd"/>
      <w:r w:rsidRPr="6CFDE0A7">
        <w:rPr>
          <w:rFonts w:ascii="Times New Roman" w:eastAsia="Times New Roman" w:hAnsi="Times New Roman" w:cs="Times New Roman"/>
          <w:i/>
          <w:iCs/>
          <w:sz w:val="24"/>
          <w:szCs w:val="24"/>
        </w:rPr>
        <w:t xml:space="preserve"> = </w:t>
      </w:r>
      <w:r w:rsidR="2669B2C4" w:rsidRPr="6CFDE0A7">
        <w:rPr>
          <w:rFonts w:ascii="Times New Roman" w:eastAsia="Times New Roman" w:hAnsi="Times New Roman" w:cs="Times New Roman"/>
          <w:i/>
          <w:iCs/>
          <w:sz w:val="24"/>
          <w:szCs w:val="24"/>
        </w:rPr>
        <w:t>229.9</w:t>
      </w:r>
    </w:p>
    <w:p w14:paraId="4BE33972" w14:textId="74C519BE" w:rsidR="006275F4" w:rsidRDefault="165BF75F" w:rsidP="6CFDE0A7">
      <w:pPr>
        <w:ind w:firstLine="720"/>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w:t>
      </w:r>
      <w:r w:rsidRPr="6CFDE0A7">
        <w:rPr>
          <w:rFonts w:ascii="Times New Roman" w:eastAsia="Times New Roman" w:hAnsi="Times New Roman" w:cs="Times New Roman"/>
          <w:b/>
          <w:bCs/>
          <w:i/>
          <w:iCs/>
          <w:sz w:val="24"/>
          <w:szCs w:val="24"/>
        </w:rPr>
        <w:t>Average rental demand per year</w:t>
      </w:r>
      <w:r w:rsidRPr="6CFDE0A7">
        <w:rPr>
          <w:rFonts w:ascii="Times New Roman" w:eastAsia="Times New Roman" w:hAnsi="Times New Roman" w:cs="Times New Roman"/>
          <w:i/>
          <w:iCs/>
          <w:sz w:val="24"/>
          <w:szCs w:val="24"/>
        </w:rPr>
        <w:t xml:space="preserve"> = </w:t>
      </w:r>
      <w:r w:rsidR="2C9317BF" w:rsidRPr="6CFDE0A7">
        <w:rPr>
          <w:rFonts w:ascii="Times New Roman" w:eastAsia="Times New Roman" w:hAnsi="Times New Roman" w:cs="Times New Roman"/>
          <w:i/>
          <w:iCs/>
          <w:sz w:val="24"/>
          <w:szCs w:val="24"/>
        </w:rPr>
        <w:t>229.9</w:t>
      </w:r>
      <w:r w:rsidRPr="6CFDE0A7">
        <w:rPr>
          <w:rFonts w:ascii="Times New Roman" w:eastAsia="Times New Roman" w:hAnsi="Times New Roman" w:cs="Times New Roman"/>
          <w:i/>
          <w:iCs/>
          <w:sz w:val="24"/>
          <w:szCs w:val="24"/>
        </w:rPr>
        <w:t>/</w:t>
      </w:r>
      <w:r w:rsidR="3EDE0693" w:rsidRPr="6CFDE0A7">
        <w:rPr>
          <w:rFonts w:ascii="Times New Roman" w:eastAsia="Times New Roman" w:hAnsi="Times New Roman" w:cs="Times New Roman"/>
          <w:i/>
          <w:iCs/>
          <w:sz w:val="24"/>
          <w:szCs w:val="24"/>
        </w:rPr>
        <w:t>4.25</w:t>
      </w:r>
      <w:r w:rsidRPr="6CFDE0A7">
        <w:rPr>
          <w:rFonts w:ascii="Times New Roman" w:eastAsia="Times New Roman" w:hAnsi="Times New Roman" w:cs="Times New Roman"/>
          <w:i/>
          <w:iCs/>
          <w:sz w:val="24"/>
          <w:szCs w:val="24"/>
        </w:rPr>
        <w:t xml:space="preserve"> = </w:t>
      </w:r>
      <w:r w:rsidR="689A26E1" w:rsidRPr="6CFDE0A7">
        <w:rPr>
          <w:rFonts w:ascii="Times New Roman" w:eastAsia="Times New Roman" w:hAnsi="Times New Roman" w:cs="Times New Roman"/>
          <w:i/>
          <w:iCs/>
          <w:sz w:val="24"/>
          <w:szCs w:val="24"/>
        </w:rPr>
        <w:t>54.1</w:t>
      </w:r>
      <w:r w:rsidRPr="6CFDE0A7">
        <w:rPr>
          <w:rFonts w:ascii="Times New Roman" w:eastAsia="Times New Roman" w:hAnsi="Times New Roman" w:cs="Times New Roman"/>
          <w:i/>
          <w:iCs/>
          <w:sz w:val="24"/>
          <w:szCs w:val="24"/>
        </w:rPr>
        <w:t xml:space="preserve"> hours/year</w:t>
      </w:r>
    </w:p>
    <w:p w14:paraId="29889CC3" w14:textId="4E5639BD" w:rsidR="006275F4" w:rsidRDefault="165BF75F"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b/>
          <w:bCs/>
          <w:i/>
          <w:iCs/>
          <w:sz w:val="24"/>
          <w:szCs w:val="24"/>
        </w:rPr>
        <w:t xml:space="preserve">Utilization of </w:t>
      </w:r>
      <w:r w:rsidR="4F1940BB" w:rsidRPr="6CFDE0A7">
        <w:rPr>
          <w:rFonts w:ascii="Times New Roman" w:eastAsia="Times New Roman" w:hAnsi="Times New Roman" w:cs="Times New Roman"/>
          <w:b/>
          <w:bCs/>
          <w:i/>
          <w:iCs/>
          <w:sz w:val="24"/>
          <w:szCs w:val="24"/>
        </w:rPr>
        <w:t>2 Pavilion's =</w:t>
      </w:r>
      <w:r w:rsidRPr="6CFDE0A7">
        <w:rPr>
          <w:rFonts w:ascii="Times New Roman" w:eastAsia="Times New Roman" w:hAnsi="Times New Roman" w:cs="Times New Roman"/>
          <w:i/>
          <w:iCs/>
          <w:sz w:val="24"/>
          <w:szCs w:val="24"/>
        </w:rPr>
        <w:t xml:space="preserve"> Demand/Capacity x 100 = </w:t>
      </w:r>
      <w:r w:rsidR="4E460631" w:rsidRPr="6CFDE0A7">
        <w:rPr>
          <w:rFonts w:ascii="Times New Roman" w:eastAsia="Times New Roman" w:hAnsi="Times New Roman" w:cs="Times New Roman"/>
          <w:i/>
          <w:iCs/>
          <w:sz w:val="24"/>
          <w:szCs w:val="24"/>
        </w:rPr>
        <w:t>54.1/8494</w:t>
      </w:r>
      <w:r w:rsidR="52BEBF48" w:rsidRPr="6CFDE0A7">
        <w:rPr>
          <w:rFonts w:ascii="Times New Roman" w:eastAsia="Times New Roman" w:hAnsi="Times New Roman" w:cs="Times New Roman"/>
          <w:i/>
          <w:iCs/>
          <w:sz w:val="24"/>
          <w:szCs w:val="24"/>
        </w:rPr>
        <w:t xml:space="preserve"> </w:t>
      </w:r>
      <w:r w:rsidRPr="6CFDE0A7">
        <w:rPr>
          <w:rFonts w:ascii="Times New Roman" w:eastAsia="Times New Roman" w:hAnsi="Times New Roman" w:cs="Times New Roman"/>
          <w:i/>
          <w:iCs/>
          <w:sz w:val="24"/>
          <w:szCs w:val="24"/>
        </w:rPr>
        <w:t xml:space="preserve">x100 = </w:t>
      </w:r>
      <w:r w:rsidR="006275F4">
        <w:tab/>
      </w:r>
      <w:r w:rsidR="63AF7891" w:rsidRPr="6CFDE0A7">
        <w:rPr>
          <w:rFonts w:ascii="Times New Roman" w:eastAsia="Times New Roman" w:hAnsi="Times New Roman" w:cs="Times New Roman"/>
          <w:i/>
          <w:iCs/>
          <w:sz w:val="24"/>
          <w:szCs w:val="24"/>
        </w:rPr>
        <w:t>0.</w:t>
      </w:r>
      <w:r w:rsidR="27B61488" w:rsidRPr="6CFDE0A7">
        <w:rPr>
          <w:rFonts w:ascii="Times New Roman" w:eastAsia="Times New Roman" w:hAnsi="Times New Roman" w:cs="Times New Roman"/>
          <w:i/>
          <w:iCs/>
          <w:sz w:val="24"/>
          <w:szCs w:val="24"/>
        </w:rPr>
        <w:t>64</w:t>
      </w:r>
      <w:r w:rsidRPr="6CFDE0A7">
        <w:rPr>
          <w:rFonts w:ascii="Times New Roman" w:eastAsia="Times New Roman" w:hAnsi="Times New Roman" w:cs="Times New Roman"/>
          <w:i/>
          <w:iCs/>
          <w:sz w:val="24"/>
          <w:szCs w:val="24"/>
        </w:rPr>
        <w:t>%</w:t>
      </w:r>
    </w:p>
    <w:p w14:paraId="48D83BBD" w14:textId="2D7FAD24" w:rsidR="006275F4" w:rsidRDefault="7498B11E" w:rsidP="0018764F">
      <w:pPr>
        <w:pStyle w:val="ListParagraph"/>
        <w:numPr>
          <w:ilvl w:val="0"/>
          <w:numId w:val="22"/>
        </w:numPr>
        <w:jc w:val="both"/>
        <w:rPr>
          <w:rFonts w:ascii="Times New Roman" w:eastAsia="Times New Roman" w:hAnsi="Times New Roman" w:cs="Times New Roman"/>
          <w:b/>
          <w:bCs/>
          <w:i/>
          <w:iCs/>
          <w:sz w:val="24"/>
          <w:szCs w:val="24"/>
          <w:u w:val="single"/>
        </w:rPr>
      </w:pPr>
      <w:r w:rsidRPr="6CFDE0A7">
        <w:rPr>
          <w:rFonts w:ascii="Times New Roman" w:eastAsia="Times New Roman" w:hAnsi="Times New Roman" w:cs="Times New Roman"/>
          <w:b/>
          <w:bCs/>
          <w:i/>
          <w:iCs/>
          <w:sz w:val="24"/>
          <w:szCs w:val="24"/>
          <w:u w:val="single"/>
        </w:rPr>
        <w:t>Playground/Basketball Court.</w:t>
      </w:r>
    </w:p>
    <w:p w14:paraId="4DCCEFBC" w14:textId="0BF3E33C" w:rsidR="006275F4" w:rsidRDefault="5564F4D6" w:rsidP="6CFDE0A7">
      <w:pPr>
        <w:ind w:firstLine="720"/>
        <w:jc w:val="both"/>
        <w:rPr>
          <w:rFonts w:ascii="Times New Roman" w:eastAsia="Times New Roman" w:hAnsi="Times New Roman" w:cs="Times New Roman"/>
          <w:i/>
          <w:iCs/>
          <w:sz w:val="24"/>
          <w:szCs w:val="24"/>
        </w:rPr>
      </w:pPr>
      <w:r w:rsidRPr="6CFDE0A7">
        <w:rPr>
          <w:rFonts w:ascii="Times New Roman" w:eastAsia="Times New Roman" w:hAnsi="Times New Roman" w:cs="Times New Roman"/>
          <w:sz w:val="24"/>
          <w:szCs w:val="24"/>
        </w:rPr>
        <w:t>Public Use at any time – not paid for – Demand not recorded</w:t>
      </w:r>
    </w:p>
    <w:p w14:paraId="178F88DB" w14:textId="7D17E560" w:rsidR="4260ECC6" w:rsidRDefault="4260ECC6"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br w:type="page"/>
      </w:r>
    </w:p>
    <w:p w14:paraId="1C6C8029" w14:textId="2F2CDA1C" w:rsidR="1B7AA88E" w:rsidRDefault="1BF4DE77" w:rsidP="6CFDE0A7">
      <w:pPr>
        <w:ind w:firstLine="720"/>
        <w:jc w:val="both"/>
        <w:rPr>
          <w:rFonts w:ascii="Times New Roman" w:eastAsia="Times New Roman" w:hAnsi="Times New Roman" w:cs="Times New Roman"/>
          <w:b/>
          <w:bCs/>
          <w:i/>
          <w:iCs/>
          <w:sz w:val="24"/>
          <w:szCs w:val="24"/>
        </w:rPr>
      </w:pPr>
      <w:r w:rsidRPr="6CFDE0A7">
        <w:rPr>
          <w:rFonts w:ascii="Times New Roman" w:eastAsia="Times New Roman" w:hAnsi="Times New Roman" w:cs="Times New Roman"/>
          <w:b/>
          <w:bCs/>
          <w:i/>
          <w:iCs/>
          <w:sz w:val="24"/>
          <w:szCs w:val="24"/>
        </w:rPr>
        <w:lastRenderedPageBreak/>
        <w:t>Appendix 3</w:t>
      </w:r>
      <w:r w:rsidR="33C64C1F" w:rsidRPr="6CFDE0A7">
        <w:rPr>
          <w:rFonts w:ascii="Times New Roman" w:eastAsia="Times New Roman" w:hAnsi="Times New Roman" w:cs="Times New Roman"/>
          <w:b/>
          <w:bCs/>
          <w:i/>
          <w:iCs/>
          <w:sz w:val="24"/>
          <w:szCs w:val="24"/>
        </w:rPr>
        <w:t xml:space="preserve"> </w:t>
      </w:r>
      <w:r w:rsidRPr="6CFDE0A7">
        <w:rPr>
          <w:rFonts w:ascii="Times New Roman" w:eastAsia="Times New Roman" w:hAnsi="Times New Roman" w:cs="Times New Roman"/>
          <w:b/>
          <w:bCs/>
          <w:i/>
          <w:iCs/>
          <w:sz w:val="24"/>
          <w:szCs w:val="24"/>
        </w:rPr>
        <w:t>- Estimation of average yearly demand and Capacity Allocation of current NMSR current program</w:t>
      </w:r>
    </w:p>
    <w:p w14:paraId="138AD883" w14:textId="2B3263B7" w:rsidR="71E4BD14" w:rsidRDefault="71E4BD14"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color w:val="374151"/>
          <w:sz w:val="24"/>
          <w:szCs w:val="24"/>
        </w:rPr>
        <w:t>The calculation of facility capacity allocation for each program is based on the average total number of days and hours that each program occurs in a year. This information was obtained from "NMSR's Spread Sheet: Reservations by program 2018 - current". The total number of hours each program occurs in a year was determined by multiplying the total number of days by the number of hours the facility can operate in a day. Appendix 3 provides details on how the estimated number of hours each facility can host a program in a day was determined.</w:t>
      </w:r>
    </w:p>
    <w:p w14:paraId="16C90A19" w14:textId="3D24AFC2"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p>
    <w:p w14:paraId="69706397" w14:textId="6E254BC4" w:rsidR="006275F4" w:rsidRDefault="5D11DBB5" w:rsidP="6CFDE0A7">
      <w:pPr>
        <w:jc w:val="both"/>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I. Banquet Hall</w:t>
      </w:r>
    </w:p>
    <w:p w14:paraId="4D9D4DFF" w14:textId="1535D150"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Programs that h</w:t>
      </w:r>
      <w:r w:rsidR="7FD35670" w:rsidRPr="6CFDE0A7">
        <w:rPr>
          <w:rFonts w:ascii="Times New Roman" w:eastAsia="Times New Roman" w:hAnsi="Times New Roman" w:cs="Times New Roman"/>
          <w:sz w:val="24"/>
          <w:szCs w:val="24"/>
        </w:rPr>
        <w:t>eld</w:t>
      </w:r>
      <w:r w:rsidRPr="6CFDE0A7">
        <w:rPr>
          <w:rFonts w:ascii="Times New Roman" w:eastAsia="Times New Roman" w:hAnsi="Times New Roman" w:cs="Times New Roman"/>
          <w:sz w:val="24"/>
          <w:szCs w:val="24"/>
        </w:rPr>
        <w:t xml:space="preserve"> in the Banqu</w:t>
      </w:r>
      <w:r w:rsidR="6D371822" w:rsidRPr="6CFDE0A7">
        <w:rPr>
          <w:rFonts w:ascii="Times New Roman" w:eastAsia="Times New Roman" w:hAnsi="Times New Roman" w:cs="Times New Roman"/>
          <w:sz w:val="24"/>
          <w:szCs w:val="24"/>
        </w:rPr>
        <w:t>e</w:t>
      </w:r>
      <w:r w:rsidRPr="6CFDE0A7">
        <w:rPr>
          <w:rFonts w:ascii="Times New Roman" w:eastAsia="Times New Roman" w:hAnsi="Times New Roman" w:cs="Times New Roman"/>
          <w:sz w:val="24"/>
          <w:szCs w:val="24"/>
        </w:rPr>
        <w:t>t Hall are listed below:</w:t>
      </w:r>
    </w:p>
    <w:p w14:paraId="35007CAD" w14:textId="61F4625B" w:rsidR="006275F4" w:rsidRDefault="5D11DBB5"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1. Line Dance</w:t>
      </w:r>
    </w:p>
    <w:p w14:paraId="55EBBFE0" w14:textId="6914DF37"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This is planned to </w:t>
      </w:r>
      <w:r w:rsidR="00421F1B" w:rsidRPr="6CFDE0A7">
        <w:rPr>
          <w:rFonts w:ascii="Times New Roman" w:eastAsia="Times New Roman" w:hAnsi="Times New Roman" w:cs="Times New Roman"/>
          <w:sz w:val="24"/>
          <w:szCs w:val="24"/>
        </w:rPr>
        <w:t xml:space="preserve">be </w:t>
      </w:r>
      <w:r w:rsidR="40073F4C" w:rsidRPr="6CFDE0A7">
        <w:rPr>
          <w:rFonts w:ascii="Times New Roman" w:eastAsia="Times New Roman" w:hAnsi="Times New Roman" w:cs="Times New Roman"/>
          <w:sz w:val="24"/>
          <w:szCs w:val="24"/>
        </w:rPr>
        <w:t>held</w:t>
      </w:r>
      <w:r w:rsidRPr="6CFDE0A7">
        <w:rPr>
          <w:rFonts w:ascii="Times New Roman" w:eastAsia="Times New Roman" w:hAnsi="Times New Roman" w:cs="Times New Roman"/>
          <w:sz w:val="24"/>
          <w:szCs w:val="24"/>
        </w:rPr>
        <w:t xml:space="preserve"> 4 times a year.</w:t>
      </w:r>
    </w:p>
    <w:p w14:paraId="034D91C2" w14:textId="0A7A6ADB"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At 8 hours per day rental of the banquet hall, the estimated total number of hours the </w:t>
      </w:r>
      <w:r w:rsidR="57304C95" w:rsidRPr="6CFDE0A7">
        <w:rPr>
          <w:rFonts w:ascii="Times New Roman" w:eastAsia="Times New Roman" w:hAnsi="Times New Roman" w:cs="Times New Roman"/>
          <w:sz w:val="24"/>
          <w:szCs w:val="24"/>
        </w:rPr>
        <w:t>Banquet Hall</w:t>
      </w:r>
      <w:r w:rsidRPr="6CFDE0A7">
        <w:rPr>
          <w:rFonts w:ascii="Times New Roman" w:eastAsia="Times New Roman" w:hAnsi="Times New Roman" w:cs="Times New Roman"/>
          <w:sz w:val="24"/>
          <w:szCs w:val="24"/>
        </w:rPr>
        <w:t xml:space="preserve"> will be rented out for the line dance in a </w:t>
      </w:r>
      <w:r w:rsidR="7BACA887" w:rsidRPr="6CFDE0A7">
        <w:rPr>
          <w:rFonts w:ascii="Times New Roman" w:eastAsia="Times New Roman" w:hAnsi="Times New Roman" w:cs="Times New Roman"/>
          <w:sz w:val="24"/>
          <w:szCs w:val="24"/>
        </w:rPr>
        <w:t>year</w:t>
      </w:r>
      <w:r w:rsidRPr="6CFDE0A7">
        <w:rPr>
          <w:rFonts w:ascii="Times New Roman" w:eastAsia="Times New Roman" w:hAnsi="Times New Roman" w:cs="Times New Roman"/>
          <w:sz w:val="24"/>
          <w:szCs w:val="24"/>
        </w:rPr>
        <w:t xml:space="preserve"> will be:</w:t>
      </w:r>
    </w:p>
    <w:p w14:paraId="07AB07CE" w14:textId="6EC2F0C5"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4 x 8 = 32 hours/year </w:t>
      </w:r>
    </w:p>
    <w:p w14:paraId="29ED04A7" w14:textId="546A7AC7"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p>
    <w:p w14:paraId="270D87C3" w14:textId="1EFC1BA9" w:rsidR="006275F4" w:rsidRDefault="5D11DBB5"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2. Fund Raiser Rentals</w:t>
      </w:r>
    </w:p>
    <w:p w14:paraId="67C0EE96" w14:textId="2A0494FE"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Fund Raiser Rentals </w:t>
      </w:r>
      <w:r w:rsidR="49BF1830" w:rsidRPr="6CFDE0A7">
        <w:rPr>
          <w:rFonts w:ascii="Times New Roman" w:eastAsia="Times New Roman" w:hAnsi="Times New Roman" w:cs="Times New Roman"/>
          <w:sz w:val="24"/>
          <w:szCs w:val="24"/>
        </w:rPr>
        <w:t>are held</w:t>
      </w:r>
      <w:r w:rsidRPr="6CFDE0A7">
        <w:rPr>
          <w:rFonts w:ascii="Times New Roman" w:eastAsia="Times New Roman" w:hAnsi="Times New Roman" w:cs="Times New Roman"/>
          <w:sz w:val="24"/>
          <w:szCs w:val="24"/>
        </w:rPr>
        <w:t xml:space="preserve"> on an average of 18 days in a year.</w:t>
      </w:r>
    </w:p>
    <w:p w14:paraId="37DD9796" w14:textId="5737AF7B"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For an 8 hour /day rental of the banquet hall, the average number of hours the Banquet Hall will be rented out for (Fund Raiser Rentals) is:</w:t>
      </w:r>
    </w:p>
    <w:p w14:paraId="6C80843F" w14:textId="364F700D"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18 x 8 = 144</w:t>
      </w:r>
      <w:r w:rsidR="21584B1F" w:rsidRPr="6CFDE0A7">
        <w:rPr>
          <w:rFonts w:ascii="Times New Roman" w:eastAsia="Times New Roman" w:hAnsi="Times New Roman" w:cs="Times New Roman"/>
          <w:sz w:val="24"/>
          <w:szCs w:val="24"/>
        </w:rPr>
        <w:t xml:space="preserve"> </w:t>
      </w:r>
      <w:r w:rsidRPr="6CFDE0A7">
        <w:rPr>
          <w:rFonts w:ascii="Times New Roman" w:eastAsia="Times New Roman" w:hAnsi="Times New Roman" w:cs="Times New Roman"/>
          <w:sz w:val="24"/>
          <w:szCs w:val="24"/>
        </w:rPr>
        <w:t>hours</w:t>
      </w:r>
    </w:p>
    <w:p w14:paraId="344A1627" w14:textId="61FAABFF" w:rsidR="006275F4" w:rsidRDefault="006275F4" w:rsidP="6CFDE0A7">
      <w:pPr>
        <w:jc w:val="both"/>
        <w:rPr>
          <w:rFonts w:ascii="Times New Roman" w:eastAsia="Times New Roman" w:hAnsi="Times New Roman" w:cs="Times New Roman"/>
          <w:i/>
          <w:iCs/>
          <w:sz w:val="24"/>
          <w:szCs w:val="24"/>
        </w:rPr>
      </w:pPr>
    </w:p>
    <w:p w14:paraId="12905E02" w14:textId="5994CB17" w:rsidR="006275F4" w:rsidRDefault="5D11DBB5"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 xml:space="preserve"> 3. Soccer Training, Base Ball/Soft Ball Training</w:t>
      </w:r>
    </w:p>
    <w:p w14:paraId="4E405660" w14:textId="40CC8EEA"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Soccer Training, Base Ball/Soft Ball Training h</w:t>
      </w:r>
      <w:r w:rsidR="42700336" w:rsidRPr="6CFDE0A7">
        <w:rPr>
          <w:rFonts w:ascii="Times New Roman" w:eastAsia="Times New Roman" w:hAnsi="Times New Roman" w:cs="Times New Roman"/>
          <w:sz w:val="24"/>
          <w:szCs w:val="24"/>
        </w:rPr>
        <w:t>eld</w:t>
      </w:r>
      <w:r w:rsidRPr="6CFDE0A7">
        <w:rPr>
          <w:rFonts w:ascii="Times New Roman" w:eastAsia="Times New Roman" w:hAnsi="Times New Roman" w:cs="Times New Roman"/>
          <w:sz w:val="24"/>
          <w:szCs w:val="24"/>
        </w:rPr>
        <w:t xml:space="preserve"> on an average of 31 days in a year.</w:t>
      </w:r>
    </w:p>
    <w:p w14:paraId="25E1293F" w14:textId="02264996"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Soccer Training, Base Ball/Soft Ball Training can take place in the Banquet Hall, Activity Center, and Softball/Baseball Field.</w:t>
      </w:r>
    </w:p>
    <w:p w14:paraId="1B8D29DC" w14:textId="185EDEB3"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We assumed Soccer Training, Base Ball/Soft Ball Training </w:t>
      </w:r>
      <w:r w:rsidR="121F4BAC" w:rsidRPr="6CFDE0A7">
        <w:rPr>
          <w:rFonts w:ascii="Times New Roman" w:eastAsia="Times New Roman" w:hAnsi="Times New Roman" w:cs="Times New Roman"/>
          <w:sz w:val="24"/>
          <w:szCs w:val="24"/>
        </w:rPr>
        <w:t>h</w:t>
      </w:r>
      <w:r w:rsidR="7032FCCB" w:rsidRPr="6CFDE0A7">
        <w:rPr>
          <w:rFonts w:ascii="Times New Roman" w:eastAsia="Times New Roman" w:hAnsi="Times New Roman" w:cs="Times New Roman"/>
          <w:sz w:val="24"/>
          <w:szCs w:val="24"/>
        </w:rPr>
        <w:t>eld</w:t>
      </w:r>
      <w:r w:rsidRPr="6CFDE0A7">
        <w:rPr>
          <w:rFonts w:ascii="Times New Roman" w:eastAsia="Times New Roman" w:hAnsi="Times New Roman" w:cs="Times New Roman"/>
          <w:sz w:val="24"/>
          <w:szCs w:val="24"/>
        </w:rPr>
        <w:t xml:space="preserve"> on equal days at these three facilities, so for Banquet Hall the total number of days it hosted the Soccer Training, Base Ball/Soft Ball Training will be:</w:t>
      </w:r>
    </w:p>
    <w:p w14:paraId="7725AE17" w14:textId="441F515F"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=31/3 = 10.33 days. </w:t>
      </w:r>
    </w:p>
    <w:p w14:paraId="08B8A817" w14:textId="66DEDF1B"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For an 8 hour /day rental of the banquet hall, the average number of hours the Banquet Hall will be rented out for (Soccer Training, Base Ball/Soft Ball Training) is:</w:t>
      </w:r>
    </w:p>
    <w:p w14:paraId="6669FB66" w14:textId="3334773C"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10.33 x 8 = 83</w:t>
      </w:r>
      <w:r w:rsidR="23AD127D" w:rsidRPr="6CFDE0A7">
        <w:rPr>
          <w:rFonts w:ascii="Times New Roman" w:eastAsia="Times New Roman" w:hAnsi="Times New Roman" w:cs="Times New Roman"/>
          <w:sz w:val="24"/>
          <w:szCs w:val="24"/>
        </w:rPr>
        <w:t xml:space="preserve"> days</w:t>
      </w:r>
      <w:r w:rsidRPr="6CFDE0A7">
        <w:rPr>
          <w:rFonts w:ascii="Times New Roman" w:eastAsia="Times New Roman" w:hAnsi="Times New Roman" w:cs="Times New Roman"/>
          <w:sz w:val="24"/>
          <w:szCs w:val="24"/>
        </w:rPr>
        <w:t xml:space="preserve"> Approximately</w:t>
      </w:r>
    </w:p>
    <w:p w14:paraId="68CB004F" w14:textId="7D3EABE7" w:rsidR="006275F4" w:rsidRDefault="006275F4" w:rsidP="6CFDE0A7">
      <w:pPr>
        <w:jc w:val="both"/>
        <w:rPr>
          <w:rFonts w:ascii="Times New Roman" w:eastAsia="Times New Roman" w:hAnsi="Times New Roman" w:cs="Times New Roman"/>
          <w:sz w:val="24"/>
          <w:szCs w:val="24"/>
        </w:rPr>
      </w:pPr>
    </w:p>
    <w:p w14:paraId="433DDD41" w14:textId="47D42012" w:rsidR="006275F4" w:rsidRDefault="5D11DBB5"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sz w:val="24"/>
          <w:szCs w:val="24"/>
        </w:rPr>
        <w:t xml:space="preserve"> </w:t>
      </w:r>
      <w:r w:rsidRPr="6CFDE0A7">
        <w:rPr>
          <w:rFonts w:ascii="Times New Roman" w:eastAsia="Times New Roman" w:hAnsi="Times New Roman" w:cs="Times New Roman"/>
          <w:i/>
          <w:iCs/>
          <w:sz w:val="24"/>
          <w:szCs w:val="24"/>
        </w:rPr>
        <w:t>4. Parties Weddings, Reunions, Baby Showers</w:t>
      </w:r>
    </w:p>
    <w:p w14:paraId="564E4CF5" w14:textId="3485FA1F"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The number of Days the </w:t>
      </w:r>
      <w:r w:rsidR="46F16DF3" w:rsidRPr="6CFDE0A7">
        <w:rPr>
          <w:rFonts w:ascii="Times New Roman" w:eastAsia="Times New Roman" w:hAnsi="Times New Roman" w:cs="Times New Roman"/>
          <w:sz w:val="24"/>
          <w:szCs w:val="24"/>
        </w:rPr>
        <w:t>Banquet Hall</w:t>
      </w:r>
      <w:r w:rsidRPr="6CFDE0A7">
        <w:rPr>
          <w:rFonts w:ascii="Times New Roman" w:eastAsia="Times New Roman" w:hAnsi="Times New Roman" w:cs="Times New Roman"/>
          <w:sz w:val="24"/>
          <w:szCs w:val="24"/>
        </w:rPr>
        <w:t xml:space="preserve"> was rented out for </w:t>
      </w:r>
      <w:r w:rsidR="2D205D4C" w:rsidRPr="6CFDE0A7">
        <w:rPr>
          <w:rFonts w:ascii="Times New Roman" w:eastAsia="Times New Roman" w:hAnsi="Times New Roman" w:cs="Times New Roman"/>
          <w:sz w:val="24"/>
          <w:szCs w:val="24"/>
        </w:rPr>
        <w:t>Parties,</w:t>
      </w:r>
      <w:r w:rsidRPr="6CFDE0A7">
        <w:rPr>
          <w:rFonts w:ascii="Times New Roman" w:eastAsia="Times New Roman" w:hAnsi="Times New Roman" w:cs="Times New Roman"/>
          <w:sz w:val="24"/>
          <w:szCs w:val="24"/>
        </w:rPr>
        <w:t xml:space="preserve"> Weddings, Reunions, Baby Showers was not recorded in the </w:t>
      </w:r>
      <w:r w:rsidR="6F9CB5D5" w:rsidRPr="6CFDE0A7">
        <w:rPr>
          <w:rFonts w:ascii="Times New Roman" w:eastAsia="Times New Roman" w:hAnsi="Times New Roman" w:cs="Times New Roman"/>
          <w:sz w:val="24"/>
          <w:szCs w:val="24"/>
        </w:rPr>
        <w:t>spreadsheet</w:t>
      </w:r>
      <w:r w:rsidRPr="6CFDE0A7">
        <w:rPr>
          <w:rFonts w:ascii="Times New Roman" w:eastAsia="Times New Roman" w:hAnsi="Times New Roman" w:cs="Times New Roman"/>
          <w:sz w:val="24"/>
          <w:szCs w:val="24"/>
        </w:rPr>
        <w:t>.</w:t>
      </w:r>
    </w:p>
    <w:p w14:paraId="0649EADC" w14:textId="575E8032"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From Table 1.0</w:t>
      </w:r>
      <w:r w:rsidR="4D6932CB" w:rsidRPr="6CFDE0A7">
        <w:rPr>
          <w:rFonts w:ascii="Times New Roman" w:eastAsia="Times New Roman" w:hAnsi="Times New Roman" w:cs="Times New Roman"/>
          <w:sz w:val="24"/>
          <w:szCs w:val="24"/>
        </w:rPr>
        <w:t>,</w:t>
      </w:r>
      <w:r w:rsidRPr="6CFDE0A7">
        <w:rPr>
          <w:rFonts w:ascii="Times New Roman" w:eastAsia="Times New Roman" w:hAnsi="Times New Roman" w:cs="Times New Roman"/>
          <w:sz w:val="24"/>
          <w:szCs w:val="24"/>
        </w:rPr>
        <w:t xml:space="preserve"> Banquet Hall Average Demand in a year = 962.5hr</w:t>
      </w:r>
    </w:p>
    <w:p w14:paraId="6380A8D4" w14:textId="7BB2B65B"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Total of Line Dance, Fund Raiser Rentals, and Soccer Training, Base Ball/Soft Ball Training average capacity demand calculated above is:</w:t>
      </w:r>
    </w:p>
    <w:p w14:paraId="181AD265" w14:textId="13FA21A9"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32 + 144 </w:t>
      </w:r>
      <w:r w:rsidR="5608FD08" w:rsidRPr="6CFDE0A7">
        <w:rPr>
          <w:rFonts w:ascii="Times New Roman" w:eastAsia="Times New Roman" w:hAnsi="Times New Roman" w:cs="Times New Roman"/>
          <w:sz w:val="24"/>
          <w:szCs w:val="24"/>
        </w:rPr>
        <w:t xml:space="preserve">+ </w:t>
      </w:r>
      <w:r w:rsidRPr="6CFDE0A7">
        <w:rPr>
          <w:rFonts w:ascii="Times New Roman" w:eastAsia="Times New Roman" w:hAnsi="Times New Roman" w:cs="Times New Roman"/>
          <w:sz w:val="24"/>
          <w:szCs w:val="24"/>
        </w:rPr>
        <w:t>83 = 259</w:t>
      </w:r>
    </w:p>
    <w:p w14:paraId="0A2EA5DB" w14:textId="02BB13A4"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We assume the remaining capacity demand should account for rentals for Parties Weddings, Reunions, Baby Showers. </w:t>
      </w:r>
      <w:r w:rsidR="6AE35948" w:rsidRPr="6CFDE0A7">
        <w:rPr>
          <w:rFonts w:ascii="Times New Roman" w:eastAsia="Times New Roman" w:hAnsi="Times New Roman" w:cs="Times New Roman"/>
          <w:sz w:val="24"/>
          <w:szCs w:val="24"/>
        </w:rPr>
        <w:t>The</w:t>
      </w:r>
      <w:r w:rsidR="355B6FA1" w:rsidRPr="6CFDE0A7">
        <w:rPr>
          <w:rFonts w:ascii="Times New Roman" w:eastAsia="Times New Roman" w:hAnsi="Times New Roman" w:cs="Times New Roman"/>
          <w:sz w:val="24"/>
          <w:szCs w:val="24"/>
        </w:rPr>
        <w:t>n</w:t>
      </w:r>
      <w:r w:rsidR="6AE35948" w:rsidRPr="6CFDE0A7">
        <w:rPr>
          <w:rFonts w:ascii="Times New Roman" w:eastAsia="Times New Roman" w:hAnsi="Times New Roman" w:cs="Times New Roman"/>
          <w:sz w:val="24"/>
          <w:szCs w:val="24"/>
        </w:rPr>
        <w:t>,</w:t>
      </w:r>
      <w:r w:rsidRPr="6CFDE0A7">
        <w:rPr>
          <w:rFonts w:ascii="Times New Roman" w:eastAsia="Times New Roman" w:hAnsi="Times New Roman" w:cs="Times New Roman"/>
          <w:sz w:val="24"/>
          <w:szCs w:val="24"/>
        </w:rPr>
        <w:t xml:space="preserve"> the estimated total number of hours the </w:t>
      </w:r>
      <w:r w:rsidR="392BC7DA" w:rsidRPr="6CFDE0A7">
        <w:rPr>
          <w:rFonts w:ascii="Times New Roman" w:eastAsia="Times New Roman" w:hAnsi="Times New Roman" w:cs="Times New Roman"/>
          <w:sz w:val="24"/>
          <w:szCs w:val="24"/>
        </w:rPr>
        <w:t>Banquet Hall</w:t>
      </w:r>
      <w:r w:rsidRPr="6CFDE0A7">
        <w:rPr>
          <w:rFonts w:ascii="Times New Roman" w:eastAsia="Times New Roman" w:hAnsi="Times New Roman" w:cs="Times New Roman"/>
          <w:sz w:val="24"/>
          <w:szCs w:val="24"/>
        </w:rPr>
        <w:t xml:space="preserve"> will be rented out for Parties Weddings, Reunions, Baby Showers will be:</w:t>
      </w:r>
    </w:p>
    <w:p w14:paraId="0BD5BEA4" w14:textId="0C3C82C0"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962.5 - 259 = 703.5</w:t>
      </w:r>
    </w:p>
    <w:p w14:paraId="7BA1040F" w14:textId="63CB01BE" w:rsidR="79E2B914" w:rsidRDefault="79E2B914"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For Weddings, Reunions, Baby Showers and Parties in the Banquet Hall, divide 703.5 by 8 = 88 days approximately</w:t>
      </w:r>
    </w:p>
    <w:p w14:paraId="42CAA620" w14:textId="05670B28"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p>
    <w:p w14:paraId="4B67F1D2" w14:textId="1D9486C0" w:rsidR="006275F4" w:rsidRDefault="5D11DBB5" w:rsidP="6CFDE0A7">
      <w:pPr>
        <w:jc w:val="both"/>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II. Activity Center</w:t>
      </w:r>
    </w:p>
    <w:p w14:paraId="422C08A7" w14:textId="08F99E74"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Programs that h</w:t>
      </w:r>
      <w:r w:rsidR="00494F79" w:rsidRPr="6CFDE0A7">
        <w:rPr>
          <w:rFonts w:ascii="Times New Roman" w:eastAsia="Times New Roman" w:hAnsi="Times New Roman" w:cs="Times New Roman"/>
          <w:sz w:val="24"/>
          <w:szCs w:val="24"/>
        </w:rPr>
        <w:t>eld</w:t>
      </w:r>
      <w:r w:rsidRPr="6CFDE0A7">
        <w:rPr>
          <w:rFonts w:ascii="Times New Roman" w:eastAsia="Times New Roman" w:hAnsi="Times New Roman" w:cs="Times New Roman"/>
          <w:sz w:val="24"/>
          <w:szCs w:val="24"/>
        </w:rPr>
        <w:t xml:space="preserve"> in the Activity Center are listed below:</w:t>
      </w:r>
    </w:p>
    <w:p w14:paraId="433D8D64" w14:textId="5E46EC01" w:rsidR="006275F4" w:rsidRDefault="5D11DBB5"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1. Adult Cornhole League</w:t>
      </w:r>
    </w:p>
    <w:p w14:paraId="68CC078A" w14:textId="53E3A279"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Adult Cornhole League he</w:t>
      </w:r>
      <w:r w:rsidR="3BE4F331" w:rsidRPr="6CFDE0A7">
        <w:rPr>
          <w:rFonts w:ascii="Times New Roman" w:eastAsia="Times New Roman" w:hAnsi="Times New Roman" w:cs="Times New Roman"/>
          <w:sz w:val="24"/>
          <w:szCs w:val="24"/>
        </w:rPr>
        <w:t>l</w:t>
      </w:r>
      <w:r w:rsidRPr="6CFDE0A7">
        <w:rPr>
          <w:rFonts w:ascii="Times New Roman" w:eastAsia="Times New Roman" w:hAnsi="Times New Roman" w:cs="Times New Roman"/>
          <w:sz w:val="24"/>
          <w:szCs w:val="24"/>
        </w:rPr>
        <w:t xml:space="preserve">d </w:t>
      </w:r>
      <w:r w:rsidR="0E1B06E8" w:rsidRPr="6CFDE0A7">
        <w:rPr>
          <w:rFonts w:ascii="Times New Roman" w:eastAsia="Times New Roman" w:hAnsi="Times New Roman" w:cs="Times New Roman"/>
          <w:sz w:val="24"/>
          <w:szCs w:val="24"/>
        </w:rPr>
        <w:t>on to</w:t>
      </w:r>
      <w:r w:rsidRPr="6CFDE0A7">
        <w:rPr>
          <w:rFonts w:ascii="Times New Roman" w:eastAsia="Times New Roman" w:hAnsi="Times New Roman" w:cs="Times New Roman"/>
          <w:sz w:val="24"/>
          <w:szCs w:val="24"/>
        </w:rPr>
        <w:t xml:space="preserve"> an average of 16 days in a year.</w:t>
      </w:r>
    </w:p>
    <w:p w14:paraId="29E082B6" w14:textId="71200FBD"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For a 10 hour /day rental of the Activity Center, the average number of hours the Activity Center will be rented out for (Adult Cornhole League) is:</w:t>
      </w:r>
    </w:p>
    <w:p w14:paraId="5C2D2F50" w14:textId="0E0455E0"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16 x 10 = 160 hours</w:t>
      </w:r>
    </w:p>
    <w:p w14:paraId="118705E0" w14:textId="7B11C9AC" w:rsidR="006275F4" w:rsidRDefault="006275F4" w:rsidP="6CFDE0A7">
      <w:pPr>
        <w:jc w:val="both"/>
        <w:rPr>
          <w:rFonts w:ascii="Times New Roman" w:eastAsia="Times New Roman" w:hAnsi="Times New Roman" w:cs="Times New Roman"/>
          <w:i/>
          <w:iCs/>
          <w:sz w:val="24"/>
          <w:szCs w:val="24"/>
        </w:rPr>
      </w:pPr>
    </w:p>
    <w:p w14:paraId="0707EE4C" w14:textId="4D9F4637" w:rsidR="006275F4" w:rsidRDefault="5D11DBB5"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2. Soccer Training, Base Ball/Soft Ball Training</w:t>
      </w:r>
    </w:p>
    <w:p w14:paraId="0CB57AA8" w14:textId="4FF91DC9"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Soccer Training, Base Ball/Soft Ball Training h</w:t>
      </w:r>
      <w:r w:rsidR="6636F7BE" w:rsidRPr="6CFDE0A7">
        <w:rPr>
          <w:rFonts w:ascii="Times New Roman" w:eastAsia="Times New Roman" w:hAnsi="Times New Roman" w:cs="Times New Roman"/>
          <w:sz w:val="24"/>
          <w:szCs w:val="24"/>
        </w:rPr>
        <w:t>eld</w:t>
      </w:r>
      <w:r w:rsidRPr="6CFDE0A7">
        <w:rPr>
          <w:rFonts w:ascii="Times New Roman" w:eastAsia="Times New Roman" w:hAnsi="Times New Roman" w:cs="Times New Roman"/>
          <w:sz w:val="24"/>
          <w:szCs w:val="24"/>
        </w:rPr>
        <w:t xml:space="preserve"> on an average of 31 days in a year.</w:t>
      </w:r>
    </w:p>
    <w:p w14:paraId="57617A29" w14:textId="5169A389"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Soccer Training, Base Ball/Soft Ball Training can take place in the Banquet Hall, Activity Center, and Softball/Baseball Field.</w:t>
      </w:r>
    </w:p>
    <w:p w14:paraId="355788CF" w14:textId="22C12337"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 xml:space="preserve">We assumed Soccer Training, Base Ball/Soft Ball Training </w:t>
      </w:r>
      <w:r w:rsidR="7D7B0AE1" w:rsidRPr="6CFDE0A7">
        <w:rPr>
          <w:rFonts w:ascii="Times New Roman" w:eastAsia="Times New Roman" w:hAnsi="Times New Roman" w:cs="Times New Roman"/>
          <w:sz w:val="24"/>
          <w:szCs w:val="24"/>
        </w:rPr>
        <w:t>happened</w:t>
      </w:r>
      <w:r w:rsidRPr="6CFDE0A7">
        <w:rPr>
          <w:rFonts w:ascii="Times New Roman" w:eastAsia="Times New Roman" w:hAnsi="Times New Roman" w:cs="Times New Roman"/>
          <w:sz w:val="24"/>
          <w:szCs w:val="24"/>
        </w:rPr>
        <w:t xml:space="preserve"> on equal days at these three facilities, so for Activity Center the total number of days it hosted the Soccer Training, Base Ball/Soft Ball Training will be:</w:t>
      </w:r>
    </w:p>
    <w:p w14:paraId="1829D21C" w14:textId="5E08D812"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=31/3 = 10.33 days. </w:t>
      </w:r>
    </w:p>
    <w:p w14:paraId="67BE3528" w14:textId="0D92FF31"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For a 10 hour/day rental of the banquet hall, the average number of hours the Activity Center will be rented out for (Soccer Training, Base Ball/Soft Ball Training) is:</w:t>
      </w:r>
    </w:p>
    <w:p w14:paraId="137BB87A" w14:textId="57C6D004"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10.33 x 10 = 104 Approximately</w:t>
      </w:r>
    </w:p>
    <w:p w14:paraId="62B2CFAB" w14:textId="45D127CC" w:rsidR="006275F4" w:rsidRDefault="006275F4" w:rsidP="6CFDE0A7">
      <w:pPr>
        <w:jc w:val="both"/>
        <w:rPr>
          <w:rFonts w:ascii="Times New Roman" w:eastAsia="Times New Roman" w:hAnsi="Times New Roman" w:cs="Times New Roman"/>
          <w:sz w:val="24"/>
          <w:szCs w:val="24"/>
        </w:rPr>
      </w:pPr>
    </w:p>
    <w:p w14:paraId="1FCFA671" w14:textId="1D8ED73E" w:rsidR="006275F4" w:rsidRDefault="5D11DBB5"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3. Jr. Vikings Cheerleading Practice</w:t>
      </w:r>
    </w:p>
    <w:p w14:paraId="6C6807E6" w14:textId="3F780983"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Jr. Vikings Cheerleading happened on an average of 95 days in a year.</w:t>
      </w:r>
    </w:p>
    <w:p w14:paraId="57060099" w14:textId="441BDCB8" w:rsidR="0A2C87BB" w:rsidRDefault="0A2C87BB"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Using Pareto principal, we assume that 20% of this is for Practice, Jr. Vikings Cheerleading Practice also happens in the </w:t>
      </w:r>
      <w:proofErr w:type="spellStart"/>
      <w:r w:rsidRPr="6CFDE0A7">
        <w:rPr>
          <w:rFonts w:ascii="Times New Roman" w:eastAsia="Times New Roman" w:hAnsi="Times New Roman" w:cs="Times New Roman"/>
          <w:sz w:val="24"/>
          <w:szCs w:val="24"/>
        </w:rPr>
        <w:t>Pavillion</w:t>
      </w:r>
      <w:proofErr w:type="spellEnd"/>
      <w:r w:rsidRPr="6CFDE0A7">
        <w:rPr>
          <w:rFonts w:ascii="Times New Roman" w:eastAsia="Times New Roman" w:hAnsi="Times New Roman" w:cs="Times New Roman"/>
          <w:sz w:val="24"/>
          <w:szCs w:val="24"/>
        </w:rPr>
        <w:t>. The days are assumed to be shared equally. Therefore, the activity center will be equal to (20%)/2 of 95:</w:t>
      </w:r>
    </w:p>
    <w:p w14:paraId="612F580C" w14:textId="31F62DB8"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10% </w:t>
      </w:r>
      <w:r w:rsidR="3719EA92" w:rsidRPr="6CFDE0A7">
        <w:rPr>
          <w:rFonts w:ascii="Times New Roman" w:eastAsia="Times New Roman" w:hAnsi="Times New Roman" w:cs="Times New Roman"/>
          <w:sz w:val="24"/>
          <w:szCs w:val="24"/>
        </w:rPr>
        <w:t>x</w:t>
      </w:r>
      <w:r w:rsidRPr="6CFDE0A7">
        <w:rPr>
          <w:rFonts w:ascii="Times New Roman" w:eastAsia="Times New Roman" w:hAnsi="Times New Roman" w:cs="Times New Roman"/>
          <w:sz w:val="24"/>
          <w:szCs w:val="24"/>
        </w:rPr>
        <w:t xml:space="preserve"> 95 = 9.5</w:t>
      </w:r>
    </w:p>
    <w:p w14:paraId="255E153F" w14:textId="18ABA68D"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For a 10 hour /day rental of the Activity Center, the average number of hours the Activity Center will be rented out for (Jr. Vikings Cheerleading Practice) is:</w:t>
      </w:r>
    </w:p>
    <w:p w14:paraId="6A17DDE3" w14:textId="35EF5889"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9.5 x 10 = 95 hours Approximately</w:t>
      </w:r>
    </w:p>
    <w:p w14:paraId="072D8D8D" w14:textId="1DB45AB3" w:rsidR="006275F4" w:rsidRDefault="006275F4" w:rsidP="6CFDE0A7">
      <w:pPr>
        <w:jc w:val="both"/>
        <w:rPr>
          <w:rFonts w:ascii="Times New Roman" w:eastAsia="Times New Roman" w:hAnsi="Times New Roman" w:cs="Times New Roman"/>
          <w:i/>
          <w:iCs/>
          <w:sz w:val="24"/>
          <w:szCs w:val="24"/>
        </w:rPr>
      </w:pPr>
    </w:p>
    <w:p w14:paraId="717B5AF8" w14:textId="018CF092" w:rsidR="006275F4" w:rsidRDefault="5D11DBB5"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 xml:space="preserve"> 4. Jr. Vikings Dance Practice</w:t>
      </w:r>
    </w:p>
    <w:p w14:paraId="0E63DFEE" w14:textId="45C8BD5C"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Jr. Vikings Dance he</w:t>
      </w:r>
      <w:r w:rsidR="0807EB75" w:rsidRPr="6CFDE0A7">
        <w:rPr>
          <w:rFonts w:ascii="Times New Roman" w:eastAsia="Times New Roman" w:hAnsi="Times New Roman" w:cs="Times New Roman"/>
          <w:sz w:val="24"/>
          <w:szCs w:val="24"/>
        </w:rPr>
        <w:t>l</w:t>
      </w:r>
      <w:r w:rsidRPr="6CFDE0A7">
        <w:rPr>
          <w:rFonts w:ascii="Times New Roman" w:eastAsia="Times New Roman" w:hAnsi="Times New Roman" w:cs="Times New Roman"/>
          <w:sz w:val="24"/>
          <w:szCs w:val="24"/>
        </w:rPr>
        <w:t>d on an average of 96 days in a year.</w:t>
      </w:r>
    </w:p>
    <w:p w14:paraId="733A8CA6" w14:textId="57A989EF"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Using Pareto </w:t>
      </w:r>
      <w:r w:rsidR="1D0A458B" w:rsidRPr="6CFDE0A7">
        <w:rPr>
          <w:rFonts w:ascii="Times New Roman" w:eastAsia="Times New Roman" w:hAnsi="Times New Roman" w:cs="Times New Roman"/>
          <w:sz w:val="24"/>
          <w:szCs w:val="24"/>
        </w:rPr>
        <w:t>principal,</w:t>
      </w:r>
      <w:r w:rsidRPr="6CFDE0A7">
        <w:rPr>
          <w:rFonts w:ascii="Times New Roman" w:eastAsia="Times New Roman" w:hAnsi="Times New Roman" w:cs="Times New Roman"/>
          <w:sz w:val="24"/>
          <w:szCs w:val="24"/>
        </w:rPr>
        <w:t xml:space="preserve"> we assume that 20% of this is for Practice. This will be equal to 20% of 96:</w:t>
      </w:r>
    </w:p>
    <w:p w14:paraId="5BA2CCA6" w14:textId="4D082DCB"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20</w:t>
      </w:r>
      <w:r w:rsidR="426AD688" w:rsidRPr="6CFDE0A7">
        <w:rPr>
          <w:rFonts w:ascii="Times New Roman" w:eastAsia="Times New Roman" w:hAnsi="Times New Roman" w:cs="Times New Roman"/>
          <w:sz w:val="24"/>
          <w:szCs w:val="24"/>
        </w:rPr>
        <w:t>%</w:t>
      </w:r>
      <w:r w:rsidRPr="6CFDE0A7">
        <w:rPr>
          <w:rFonts w:ascii="Times New Roman" w:eastAsia="Times New Roman" w:hAnsi="Times New Roman" w:cs="Times New Roman"/>
          <w:sz w:val="24"/>
          <w:szCs w:val="24"/>
        </w:rPr>
        <w:t xml:space="preserve"> </w:t>
      </w:r>
      <w:r w:rsidR="1123CF85" w:rsidRPr="6CFDE0A7">
        <w:rPr>
          <w:rFonts w:ascii="Times New Roman" w:eastAsia="Times New Roman" w:hAnsi="Times New Roman" w:cs="Times New Roman"/>
          <w:sz w:val="24"/>
          <w:szCs w:val="24"/>
        </w:rPr>
        <w:t xml:space="preserve">x </w:t>
      </w:r>
      <w:r w:rsidRPr="6CFDE0A7">
        <w:rPr>
          <w:rFonts w:ascii="Times New Roman" w:eastAsia="Times New Roman" w:hAnsi="Times New Roman" w:cs="Times New Roman"/>
          <w:sz w:val="24"/>
          <w:szCs w:val="24"/>
        </w:rPr>
        <w:t>96 = 19.2</w:t>
      </w:r>
    </w:p>
    <w:p w14:paraId="651BEA11" w14:textId="160447F5"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For a 10 hour /day rental of the Activity Center, the average number of hours the Activity Center will be rented out for (Jr. Vikings Dance Practice) is:</w:t>
      </w:r>
    </w:p>
    <w:p w14:paraId="3EE76ABD" w14:textId="4C059B4E"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19.2 x 10 = </w:t>
      </w:r>
      <w:r w:rsidR="18F776C2" w:rsidRPr="6CFDE0A7">
        <w:rPr>
          <w:rFonts w:ascii="Times New Roman" w:eastAsia="Times New Roman" w:hAnsi="Times New Roman" w:cs="Times New Roman"/>
          <w:sz w:val="24"/>
          <w:szCs w:val="24"/>
        </w:rPr>
        <w:t>192 hours (about 1 week 1 day)</w:t>
      </w:r>
      <w:r w:rsidRPr="6CFDE0A7">
        <w:rPr>
          <w:rFonts w:ascii="Times New Roman" w:eastAsia="Times New Roman" w:hAnsi="Times New Roman" w:cs="Times New Roman"/>
          <w:sz w:val="24"/>
          <w:szCs w:val="24"/>
        </w:rPr>
        <w:t xml:space="preserve">  </w:t>
      </w:r>
    </w:p>
    <w:p w14:paraId="78341897" w14:textId="35F7FD35" w:rsidR="6CFDE0A7" w:rsidRDefault="6CFDE0A7" w:rsidP="6CFDE0A7">
      <w:pPr>
        <w:jc w:val="both"/>
        <w:rPr>
          <w:rFonts w:ascii="Times New Roman" w:eastAsia="Times New Roman" w:hAnsi="Times New Roman" w:cs="Times New Roman"/>
          <w:sz w:val="24"/>
          <w:szCs w:val="24"/>
        </w:rPr>
      </w:pPr>
    </w:p>
    <w:p w14:paraId="13EA5700" w14:textId="62941403" w:rsidR="006275F4" w:rsidRDefault="5D11DBB5" w:rsidP="6CFDE0A7">
      <w:pPr>
        <w:jc w:val="both"/>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III. Softball/Baseball Fields</w:t>
      </w:r>
    </w:p>
    <w:p w14:paraId="6698D915" w14:textId="49DF0E4B"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Programs that happen in the Softball/Baseball Fields are listed below:</w:t>
      </w:r>
    </w:p>
    <w:p w14:paraId="242E5780" w14:textId="325E564D" w:rsidR="006275F4" w:rsidRDefault="5D11DBB5"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1. Jr. Vikings Flag Football (Spring &amp; Fall)</w:t>
      </w:r>
    </w:p>
    <w:p w14:paraId="61EDCCE4" w14:textId="59B98C46"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Jr. Vikings Flag Football (Spring &amp; Fall) happened on an average of 12 days in a year.</w:t>
      </w:r>
    </w:p>
    <w:p w14:paraId="385BF785" w14:textId="2AA45A58"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Jr. Vikings Flag Football (Spring &amp; Fall) also happened in the Football Field.</w:t>
      </w:r>
    </w:p>
    <w:p w14:paraId="43C4EB51" w14:textId="6075596B"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We assumed Jr. Vikings Flag Football (Spring &amp; Fall) </w:t>
      </w:r>
      <w:r w:rsidR="3DB047D8" w:rsidRPr="6CFDE0A7">
        <w:rPr>
          <w:rFonts w:ascii="Times New Roman" w:eastAsia="Times New Roman" w:hAnsi="Times New Roman" w:cs="Times New Roman"/>
          <w:sz w:val="24"/>
          <w:szCs w:val="24"/>
        </w:rPr>
        <w:t>happened</w:t>
      </w:r>
      <w:r w:rsidRPr="6CFDE0A7">
        <w:rPr>
          <w:rFonts w:ascii="Times New Roman" w:eastAsia="Times New Roman" w:hAnsi="Times New Roman" w:cs="Times New Roman"/>
          <w:sz w:val="24"/>
          <w:szCs w:val="24"/>
        </w:rPr>
        <w:t xml:space="preserve"> on equal days at these two facilities, so for Softball/Baseball Fields the total number of days it hosted the Jr. Vikings Flag Football (Spring &amp; Fall) will be:</w:t>
      </w:r>
    </w:p>
    <w:p w14:paraId="2B8D2555" w14:textId="4FE81065"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=12/2 = 6 days. </w:t>
      </w:r>
    </w:p>
    <w:p w14:paraId="5BDBB15A" w14:textId="6A22538B"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For a 6 hour /day rental of the Softball/Baseball </w:t>
      </w:r>
      <w:r w:rsidR="4266F5FE" w:rsidRPr="6CFDE0A7">
        <w:rPr>
          <w:rFonts w:ascii="Times New Roman" w:eastAsia="Times New Roman" w:hAnsi="Times New Roman" w:cs="Times New Roman"/>
          <w:sz w:val="24"/>
          <w:szCs w:val="24"/>
        </w:rPr>
        <w:t>Fields,</w:t>
      </w:r>
      <w:r w:rsidRPr="6CFDE0A7">
        <w:rPr>
          <w:rFonts w:ascii="Times New Roman" w:eastAsia="Times New Roman" w:hAnsi="Times New Roman" w:cs="Times New Roman"/>
          <w:sz w:val="24"/>
          <w:szCs w:val="24"/>
        </w:rPr>
        <w:t xml:space="preserve"> the average number of hours the Softball/Baseball Fields will be rented out for (Jr. Vikings Flag Football (Spring &amp; Fall) is:</w:t>
      </w:r>
    </w:p>
    <w:p w14:paraId="37B6C455" w14:textId="34615D57"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6 x 6 = 36</w:t>
      </w:r>
    </w:p>
    <w:p w14:paraId="497559AF" w14:textId="3C3F17EF"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p>
    <w:p w14:paraId="75553FC5" w14:textId="2B16BED9" w:rsidR="006275F4" w:rsidRDefault="5D11DBB5"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 xml:space="preserve">2. Jr. Vikings Tackle </w:t>
      </w:r>
      <w:r w:rsidR="30736FE2" w:rsidRPr="6CFDE0A7">
        <w:rPr>
          <w:rFonts w:ascii="Times New Roman" w:eastAsia="Times New Roman" w:hAnsi="Times New Roman" w:cs="Times New Roman"/>
          <w:i/>
          <w:iCs/>
          <w:sz w:val="24"/>
          <w:szCs w:val="24"/>
        </w:rPr>
        <w:t>Football</w:t>
      </w:r>
      <w:r w:rsidRPr="6CFDE0A7">
        <w:rPr>
          <w:rFonts w:ascii="Times New Roman" w:eastAsia="Times New Roman" w:hAnsi="Times New Roman" w:cs="Times New Roman"/>
          <w:i/>
          <w:iCs/>
          <w:sz w:val="24"/>
          <w:szCs w:val="24"/>
        </w:rPr>
        <w:t xml:space="preserve"> (Fall)</w:t>
      </w:r>
    </w:p>
    <w:p w14:paraId="110A9E2E" w14:textId="5807C3FA"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Jr. Vikings Tackle </w:t>
      </w:r>
      <w:r w:rsidR="7649BD1A" w:rsidRPr="6CFDE0A7">
        <w:rPr>
          <w:rFonts w:ascii="Times New Roman" w:eastAsia="Times New Roman" w:hAnsi="Times New Roman" w:cs="Times New Roman"/>
          <w:sz w:val="24"/>
          <w:szCs w:val="24"/>
        </w:rPr>
        <w:t>Football</w:t>
      </w:r>
      <w:r w:rsidRPr="6CFDE0A7">
        <w:rPr>
          <w:rFonts w:ascii="Times New Roman" w:eastAsia="Times New Roman" w:hAnsi="Times New Roman" w:cs="Times New Roman"/>
          <w:sz w:val="24"/>
          <w:szCs w:val="24"/>
        </w:rPr>
        <w:t xml:space="preserve"> (Fall) happened on an average of 188 days in a year.</w:t>
      </w:r>
    </w:p>
    <w:p w14:paraId="5EE059D9" w14:textId="3C84FFF1"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Jr. Vikings Tackle </w:t>
      </w:r>
      <w:r w:rsidR="0D33D765" w:rsidRPr="6CFDE0A7">
        <w:rPr>
          <w:rFonts w:ascii="Times New Roman" w:eastAsia="Times New Roman" w:hAnsi="Times New Roman" w:cs="Times New Roman"/>
          <w:sz w:val="24"/>
          <w:szCs w:val="24"/>
        </w:rPr>
        <w:t>Football</w:t>
      </w:r>
      <w:r w:rsidRPr="6CFDE0A7">
        <w:rPr>
          <w:rFonts w:ascii="Times New Roman" w:eastAsia="Times New Roman" w:hAnsi="Times New Roman" w:cs="Times New Roman"/>
          <w:sz w:val="24"/>
          <w:szCs w:val="24"/>
        </w:rPr>
        <w:t xml:space="preserve"> (Fall) also happened in the Football Field. We assumed Jr. Vikings Tackle </w:t>
      </w:r>
      <w:r w:rsidR="6EC229A6" w:rsidRPr="6CFDE0A7">
        <w:rPr>
          <w:rFonts w:ascii="Times New Roman" w:eastAsia="Times New Roman" w:hAnsi="Times New Roman" w:cs="Times New Roman"/>
          <w:sz w:val="24"/>
          <w:szCs w:val="24"/>
        </w:rPr>
        <w:t>Football</w:t>
      </w:r>
      <w:r w:rsidRPr="6CFDE0A7">
        <w:rPr>
          <w:rFonts w:ascii="Times New Roman" w:eastAsia="Times New Roman" w:hAnsi="Times New Roman" w:cs="Times New Roman"/>
          <w:sz w:val="24"/>
          <w:szCs w:val="24"/>
        </w:rPr>
        <w:t xml:space="preserve"> (Fall) </w:t>
      </w:r>
      <w:r w:rsidR="72234E9D" w:rsidRPr="6CFDE0A7">
        <w:rPr>
          <w:rFonts w:ascii="Times New Roman" w:eastAsia="Times New Roman" w:hAnsi="Times New Roman" w:cs="Times New Roman"/>
          <w:sz w:val="24"/>
          <w:szCs w:val="24"/>
        </w:rPr>
        <w:t>happened</w:t>
      </w:r>
      <w:r w:rsidRPr="6CFDE0A7">
        <w:rPr>
          <w:rFonts w:ascii="Times New Roman" w:eastAsia="Times New Roman" w:hAnsi="Times New Roman" w:cs="Times New Roman"/>
          <w:sz w:val="24"/>
          <w:szCs w:val="24"/>
        </w:rPr>
        <w:t xml:space="preserve"> on equal days at these two facilities, so for Softball/Baseball Fields the total number of days it hosted the Jr. Vikings Tackle </w:t>
      </w:r>
      <w:r w:rsidR="4A65FBEB" w:rsidRPr="6CFDE0A7">
        <w:rPr>
          <w:rFonts w:ascii="Times New Roman" w:eastAsia="Times New Roman" w:hAnsi="Times New Roman" w:cs="Times New Roman"/>
          <w:sz w:val="24"/>
          <w:szCs w:val="24"/>
        </w:rPr>
        <w:t>Football</w:t>
      </w:r>
      <w:r w:rsidRPr="6CFDE0A7">
        <w:rPr>
          <w:rFonts w:ascii="Times New Roman" w:eastAsia="Times New Roman" w:hAnsi="Times New Roman" w:cs="Times New Roman"/>
          <w:sz w:val="24"/>
          <w:szCs w:val="24"/>
        </w:rPr>
        <w:t xml:space="preserve"> (Fall) will be:</w:t>
      </w:r>
    </w:p>
    <w:p w14:paraId="600073C1" w14:textId="27D01F7A"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=188/2 = 94 days. </w:t>
      </w:r>
    </w:p>
    <w:p w14:paraId="7C046FC1" w14:textId="5DD0A2C5"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For a 6 hour /day rental of the Softball/Baseball </w:t>
      </w:r>
      <w:r w:rsidR="7DC25DEE" w:rsidRPr="6CFDE0A7">
        <w:rPr>
          <w:rFonts w:ascii="Times New Roman" w:eastAsia="Times New Roman" w:hAnsi="Times New Roman" w:cs="Times New Roman"/>
          <w:sz w:val="24"/>
          <w:szCs w:val="24"/>
        </w:rPr>
        <w:t>Fields,</w:t>
      </w:r>
      <w:r w:rsidRPr="6CFDE0A7">
        <w:rPr>
          <w:rFonts w:ascii="Times New Roman" w:eastAsia="Times New Roman" w:hAnsi="Times New Roman" w:cs="Times New Roman"/>
          <w:sz w:val="24"/>
          <w:szCs w:val="24"/>
        </w:rPr>
        <w:t xml:space="preserve"> the average number of hours the Softball/Baseball Fields will be rented out for (Jr. Vikings Tackle </w:t>
      </w:r>
      <w:r w:rsidR="5AADFAA6" w:rsidRPr="6CFDE0A7">
        <w:rPr>
          <w:rFonts w:ascii="Times New Roman" w:eastAsia="Times New Roman" w:hAnsi="Times New Roman" w:cs="Times New Roman"/>
          <w:sz w:val="24"/>
          <w:szCs w:val="24"/>
        </w:rPr>
        <w:t>Football</w:t>
      </w:r>
      <w:r w:rsidRPr="6CFDE0A7">
        <w:rPr>
          <w:rFonts w:ascii="Times New Roman" w:eastAsia="Times New Roman" w:hAnsi="Times New Roman" w:cs="Times New Roman"/>
          <w:sz w:val="24"/>
          <w:szCs w:val="24"/>
        </w:rPr>
        <w:t xml:space="preserve"> (Fall) is:</w:t>
      </w:r>
    </w:p>
    <w:p w14:paraId="49937533" w14:textId="176D2CD2"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94 x 6 = 564</w:t>
      </w:r>
    </w:p>
    <w:p w14:paraId="073442DD" w14:textId="63345C4B"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p>
    <w:p w14:paraId="3165970A" w14:textId="407107B1" w:rsidR="006275F4" w:rsidRDefault="5D11DBB5"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3. Adult Kickball</w:t>
      </w:r>
    </w:p>
    <w:p w14:paraId="3EF1CBE8" w14:textId="19B91E4B"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Adult Kickball happened on an average of 9 days in a year.</w:t>
      </w:r>
    </w:p>
    <w:p w14:paraId="3F5CE269" w14:textId="3D029F9E"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For a 6 hour /day rental of the Softball/Baseball fields, the average number of hours the Softball/Baseball fields will be rented out for (Adult Kickball) is:</w:t>
      </w:r>
    </w:p>
    <w:p w14:paraId="117B5612" w14:textId="47BEBE05"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9 x 6 = 54hours</w:t>
      </w:r>
    </w:p>
    <w:p w14:paraId="3B14787B" w14:textId="6F04CBC3"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p>
    <w:p w14:paraId="6929F313" w14:textId="60384173" w:rsidR="006275F4" w:rsidRDefault="5D11DBB5"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4. Soccer Training, Base Ball/Soft Ball Training</w:t>
      </w:r>
    </w:p>
    <w:p w14:paraId="72C7AB44" w14:textId="1CE624BC"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Soccer Training, Base Ball/Soft Ball Training happened on an average of 31 days in a year.</w:t>
      </w:r>
    </w:p>
    <w:p w14:paraId="00550284" w14:textId="2CDB1F30"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Soccer Training, Base Ball/Soft Ball Training can take place in the Banquet Hall, Activity Center, and Softball/Baseball Field.</w:t>
      </w:r>
    </w:p>
    <w:p w14:paraId="0F8F2190" w14:textId="199FF031"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We assumed Soccer Training, Base Ball/Soft Ball Training </w:t>
      </w:r>
      <w:r w:rsidR="252BDB78" w:rsidRPr="6CFDE0A7">
        <w:rPr>
          <w:rFonts w:ascii="Times New Roman" w:eastAsia="Times New Roman" w:hAnsi="Times New Roman" w:cs="Times New Roman"/>
          <w:sz w:val="24"/>
          <w:szCs w:val="24"/>
        </w:rPr>
        <w:t>happened</w:t>
      </w:r>
      <w:r w:rsidRPr="6CFDE0A7">
        <w:rPr>
          <w:rFonts w:ascii="Times New Roman" w:eastAsia="Times New Roman" w:hAnsi="Times New Roman" w:cs="Times New Roman"/>
          <w:sz w:val="24"/>
          <w:szCs w:val="24"/>
        </w:rPr>
        <w:t xml:space="preserve"> on equal days at these three facilities, so for the Softball/Baseball fields the total number of days it hosted the Soccer Training, Base Ball/Soft Ball Training will be:</w:t>
      </w:r>
    </w:p>
    <w:p w14:paraId="2BB4DCEE" w14:textId="6778AF41"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 xml:space="preserve">=31/3 = 10.33 days. </w:t>
      </w:r>
    </w:p>
    <w:p w14:paraId="772306BC" w14:textId="7AE2CB85"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For a</w:t>
      </w:r>
      <w:r w:rsidR="2E3AD32E" w:rsidRPr="6CFDE0A7">
        <w:rPr>
          <w:rFonts w:ascii="Times New Roman" w:eastAsia="Times New Roman" w:hAnsi="Times New Roman" w:cs="Times New Roman"/>
          <w:sz w:val="24"/>
          <w:szCs w:val="24"/>
        </w:rPr>
        <w:t xml:space="preserve"> </w:t>
      </w:r>
      <w:r w:rsidRPr="6CFDE0A7">
        <w:rPr>
          <w:rFonts w:ascii="Times New Roman" w:eastAsia="Times New Roman" w:hAnsi="Times New Roman" w:cs="Times New Roman"/>
          <w:sz w:val="24"/>
          <w:szCs w:val="24"/>
        </w:rPr>
        <w:t>6 hour /day rental of the Softball/Baseball Field, the average number of hours the Softball/Baseball Field will be rented out for (Soccer Training, Base Ball/Soft Ball Training) is:</w:t>
      </w:r>
    </w:p>
    <w:p w14:paraId="21AA918A" w14:textId="06025A8E"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10.33 x 6 = 62 Approximately</w:t>
      </w:r>
    </w:p>
    <w:p w14:paraId="6FAA609F" w14:textId="753C5DA6"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p>
    <w:p w14:paraId="2AB8DB46" w14:textId="0A197BA1" w:rsidR="006275F4" w:rsidRDefault="5D11DBB5"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4. Baseball/Softball/T Ball Tournaments</w:t>
      </w:r>
    </w:p>
    <w:p w14:paraId="6CE4DE5B" w14:textId="5210DC99"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Baseball/Softball/T Ball Tournaments happened on an average of 286 days in a year.</w:t>
      </w:r>
    </w:p>
    <w:p w14:paraId="13E3FEF3" w14:textId="3AB77CC0"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For a 6 hour /day rental of the Softball/Baseball fields, the average number of hours the Softball/Baseball fields will be rented out for (Baseball/Softball/T Ball Tournaments) is:</w:t>
      </w:r>
    </w:p>
    <w:p w14:paraId="79488E48" w14:textId="1356314E"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126 x 6 = 756 hours</w:t>
      </w:r>
    </w:p>
    <w:p w14:paraId="15380E78" w14:textId="31FA535E"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p>
    <w:p w14:paraId="4CA8BA91" w14:textId="79F0FBDB" w:rsidR="006275F4" w:rsidRDefault="5D11DBB5" w:rsidP="6CFDE0A7">
      <w:pPr>
        <w:jc w:val="both"/>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 xml:space="preserve">IV. </w:t>
      </w:r>
      <w:proofErr w:type="spellStart"/>
      <w:r w:rsidRPr="6CFDE0A7">
        <w:rPr>
          <w:rFonts w:ascii="Times New Roman" w:eastAsia="Times New Roman" w:hAnsi="Times New Roman" w:cs="Times New Roman"/>
          <w:b/>
          <w:bCs/>
          <w:sz w:val="24"/>
          <w:szCs w:val="24"/>
        </w:rPr>
        <w:t>Pavillion</w:t>
      </w:r>
      <w:proofErr w:type="spellEnd"/>
    </w:p>
    <w:p w14:paraId="176EFAA1" w14:textId="25B39BDA"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Programs that happen in the </w:t>
      </w:r>
      <w:proofErr w:type="spellStart"/>
      <w:r w:rsidRPr="6CFDE0A7">
        <w:rPr>
          <w:rFonts w:ascii="Times New Roman" w:eastAsia="Times New Roman" w:hAnsi="Times New Roman" w:cs="Times New Roman"/>
          <w:sz w:val="24"/>
          <w:szCs w:val="24"/>
        </w:rPr>
        <w:t>Pavillion</w:t>
      </w:r>
      <w:proofErr w:type="spellEnd"/>
      <w:r w:rsidRPr="6CFDE0A7">
        <w:rPr>
          <w:rFonts w:ascii="Times New Roman" w:eastAsia="Times New Roman" w:hAnsi="Times New Roman" w:cs="Times New Roman"/>
          <w:sz w:val="24"/>
          <w:szCs w:val="24"/>
        </w:rPr>
        <w:t xml:space="preserve"> are listed below:</w:t>
      </w:r>
    </w:p>
    <w:p w14:paraId="0C698A9C" w14:textId="06B72A44" w:rsidR="006275F4" w:rsidRDefault="5D11DBB5"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1. Jr. Vikings Cheerleading Practice</w:t>
      </w:r>
    </w:p>
    <w:p w14:paraId="5EB6F6FC" w14:textId="756380FC"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Jr. Vikings Cheerleading happened on an average of 95 days in a year.</w:t>
      </w:r>
    </w:p>
    <w:p w14:paraId="250D4E02" w14:textId="7F0DD601"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Using Pareto </w:t>
      </w:r>
      <w:r w:rsidR="52718328" w:rsidRPr="6CFDE0A7">
        <w:rPr>
          <w:rFonts w:ascii="Times New Roman" w:eastAsia="Times New Roman" w:hAnsi="Times New Roman" w:cs="Times New Roman"/>
          <w:sz w:val="24"/>
          <w:szCs w:val="24"/>
        </w:rPr>
        <w:t>principal,</w:t>
      </w:r>
      <w:r w:rsidRPr="6CFDE0A7">
        <w:rPr>
          <w:rFonts w:ascii="Times New Roman" w:eastAsia="Times New Roman" w:hAnsi="Times New Roman" w:cs="Times New Roman"/>
          <w:sz w:val="24"/>
          <w:szCs w:val="24"/>
        </w:rPr>
        <w:t xml:space="preserve"> we assume that 20% of this is for Practice. Jr. Vikings Cheerleading Practice also happens in the Activity Center. We assume the days are shared equally. </w:t>
      </w:r>
      <w:r w:rsidR="54B624C0" w:rsidRPr="6CFDE0A7">
        <w:rPr>
          <w:rFonts w:ascii="Times New Roman" w:eastAsia="Times New Roman" w:hAnsi="Times New Roman" w:cs="Times New Roman"/>
          <w:sz w:val="24"/>
          <w:szCs w:val="24"/>
        </w:rPr>
        <w:t>So,</w:t>
      </w:r>
      <w:r w:rsidRPr="6CFDE0A7">
        <w:rPr>
          <w:rFonts w:ascii="Times New Roman" w:eastAsia="Times New Roman" w:hAnsi="Times New Roman" w:cs="Times New Roman"/>
          <w:sz w:val="24"/>
          <w:szCs w:val="24"/>
        </w:rPr>
        <w:t xml:space="preserve"> for the activity center This will be equal to (20%)/2 of 95:</w:t>
      </w:r>
    </w:p>
    <w:p w14:paraId="693EAE38" w14:textId="50E152B5"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10% of 95 = 9.5</w:t>
      </w:r>
    </w:p>
    <w:p w14:paraId="176C11E1" w14:textId="7B889E74"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For a 12 hour /day rental of the </w:t>
      </w:r>
      <w:proofErr w:type="spellStart"/>
      <w:r w:rsidRPr="6CFDE0A7">
        <w:rPr>
          <w:rFonts w:ascii="Times New Roman" w:eastAsia="Times New Roman" w:hAnsi="Times New Roman" w:cs="Times New Roman"/>
          <w:sz w:val="24"/>
          <w:szCs w:val="24"/>
        </w:rPr>
        <w:t>Pavillion</w:t>
      </w:r>
      <w:proofErr w:type="spellEnd"/>
      <w:r w:rsidRPr="6CFDE0A7">
        <w:rPr>
          <w:rFonts w:ascii="Times New Roman" w:eastAsia="Times New Roman" w:hAnsi="Times New Roman" w:cs="Times New Roman"/>
          <w:sz w:val="24"/>
          <w:szCs w:val="24"/>
        </w:rPr>
        <w:t xml:space="preserve">, assuming 5 hours is used for </w:t>
      </w:r>
      <w:r w:rsidR="667D2A25" w:rsidRPr="6CFDE0A7">
        <w:rPr>
          <w:rFonts w:ascii="Times New Roman" w:eastAsia="Times New Roman" w:hAnsi="Times New Roman" w:cs="Times New Roman"/>
          <w:sz w:val="24"/>
          <w:szCs w:val="24"/>
        </w:rPr>
        <w:t>setting</w:t>
      </w:r>
      <w:r w:rsidRPr="6CFDE0A7">
        <w:rPr>
          <w:rFonts w:ascii="Times New Roman" w:eastAsia="Times New Roman" w:hAnsi="Times New Roman" w:cs="Times New Roman"/>
          <w:sz w:val="24"/>
          <w:szCs w:val="24"/>
        </w:rPr>
        <w:t xml:space="preserve"> up and tear down, the average number of hours the Activity Center will be rented out for (Jr. Vikings Cheerleading Practice) is:</w:t>
      </w:r>
    </w:p>
    <w:p w14:paraId="2DBA4C08" w14:textId="5EB39510"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9.5 x 7 = 67 hours Approximately</w:t>
      </w:r>
    </w:p>
    <w:p w14:paraId="260059D8" w14:textId="7141FB74"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p>
    <w:p w14:paraId="52FF0A6A" w14:textId="1ED35145" w:rsidR="006275F4" w:rsidRDefault="5D11DBB5" w:rsidP="6CFDE0A7">
      <w:pPr>
        <w:jc w:val="both"/>
        <w:rPr>
          <w:rFonts w:ascii="Times New Roman" w:eastAsia="Times New Roman" w:hAnsi="Times New Roman" w:cs="Times New Roman"/>
          <w:b/>
          <w:bCs/>
          <w:sz w:val="24"/>
          <w:szCs w:val="24"/>
        </w:rPr>
      </w:pPr>
      <w:r w:rsidRPr="6CFDE0A7">
        <w:rPr>
          <w:rFonts w:ascii="Times New Roman" w:eastAsia="Times New Roman" w:hAnsi="Times New Roman" w:cs="Times New Roman"/>
          <w:b/>
          <w:bCs/>
          <w:sz w:val="24"/>
          <w:szCs w:val="24"/>
        </w:rPr>
        <w:t xml:space="preserve">V. Football </w:t>
      </w:r>
      <w:proofErr w:type="spellStart"/>
      <w:r w:rsidRPr="6CFDE0A7">
        <w:rPr>
          <w:rFonts w:ascii="Times New Roman" w:eastAsia="Times New Roman" w:hAnsi="Times New Roman" w:cs="Times New Roman"/>
          <w:b/>
          <w:bCs/>
          <w:sz w:val="24"/>
          <w:szCs w:val="24"/>
        </w:rPr>
        <w:t>Fileds</w:t>
      </w:r>
      <w:proofErr w:type="spellEnd"/>
    </w:p>
    <w:p w14:paraId="202EB2CF" w14:textId="3D36A11B"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Programs that happen in the </w:t>
      </w:r>
      <w:r w:rsidR="50289F31" w:rsidRPr="6CFDE0A7">
        <w:rPr>
          <w:rFonts w:ascii="Times New Roman" w:eastAsia="Times New Roman" w:hAnsi="Times New Roman" w:cs="Times New Roman"/>
          <w:sz w:val="24"/>
          <w:szCs w:val="24"/>
        </w:rPr>
        <w:t>Football</w:t>
      </w:r>
      <w:r w:rsidRPr="6CFDE0A7">
        <w:rPr>
          <w:rFonts w:ascii="Times New Roman" w:eastAsia="Times New Roman" w:hAnsi="Times New Roman" w:cs="Times New Roman"/>
          <w:sz w:val="24"/>
          <w:szCs w:val="24"/>
        </w:rPr>
        <w:t xml:space="preserve"> Fields are listed below:</w:t>
      </w:r>
    </w:p>
    <w:p w14:paraId="30E4025C" w14:textId="26CEE76C" w:rsidR="006275F4" w:rsidRDefault="5D11DBB5"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1. Jr. Vikings Flag Football (Spring &amp; Fall)</w:t>
      </w:r>
    </w:p>
    <w:p w14:paraId="6138C9D6" w14:textId="6FEFEF4D"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Jr. Vikings Flag Football (Spring &amp; Fall) happened on an average of 12 days in a year.</w:t>
      </w:r>
    </w:p>
    <w:p w14:paraId="379179F6" w14:textId="6A89F8D9"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Jr. Vikings Flag Football (Spring &amp; Fall) also happened in the Softball/Baseball fields.</w:t>
      </w:r>
    </w:p>
    <w:p w14:paraId="7A0BA306" w14:textId="6E1195C8"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 xml:space="preserve">We assumed Jr. Vikings Flag Football (Spring &amp; Fall) </w:t>
      </w:r>
      <w:r w:rsidR="0BB023DD" w:rsidRPr="6CFDE0A7">
        <w:rPr>
          <w:rFonts w:ascii="Times New Roman" w:eastAsia="Times New Roman" w:hAnsi="Times New Roman" w:cs="Times New Roman"/>
          <w:sz w:val="24"/>
          <w:szCs w:val="24"/>
        </w:rPr>
        <w:t>happened</w:t>
      </w:r>
      <w:r w:rsidRPr="6CFDE0A7">
        <w:rPr>
          <w:rFonts w:ascii="Times New Roman" w:eastAsia="Times New Roman" w:hAnsi="Times New Roman" w:cs="Times New Roman"/>
          <w:sz w:val="24"/>
          <w:szCs w:val="24"/>
        </w:rPr>
        <w:t xml:space="preserve"> on equal days at these two facilities, so for Softball/Baseball Fields the total number of days it hosted the Jr. Vikings Flag Football (Spring &amp; Fall) will be:</w:t>
      </w:r>
    </w:p>
    <w:p w14:paraId="1AA00B22" w14:textId="395CAEB3"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=12/2 = 6 days. </w:t>
      </w:r>
    </w:p>
    <w:p w14:paraId="502DD05A" w14:textId="1D75608B"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For a 12 hour /day rental of the Football Field, the average number of hours the Softball/Baseball Fields will be rented out for (Jr. Vikings Flag Football (Spring &amp; Fall) is:</w:t>
      </w:r>
    </w:p>
    <w:p w14:paraId="006A2BC8" w14:textId="71B828D4"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6 x 12 = 72</w:t>
      </w:r>
      <w:r w:rsidR="640B5EBB" w:rsidRPr="6CFDE0A7">
        <w:rPr>
          <w:rFonts w:ascii="Times New Roman" w:eastAsia="Times New Roman" w:hAnsi="Times New Roman" w:cs="Times New Roman"/>
          <w:sz w:val="24"/>
          <w:szCs w:val="24"/>
        </w:rPr>
        <w:t xml:space="preserve"> hours</w:t>
      </w:r>
    </w:p>
    <w:p w14:paraId="766551F3" w14:textId="065B8ECF"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p>
    <w:p w14:paraId="417C5458" w14:textId="22D1FCD5" w:rsidR="006275F4" w:rsidRDefault="5D11DBB5"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 xml:space="preserve">2. Jr. Vikings Tackle </w:t>
      </w:r>
      <w:r w:rsidR="62C365F1" w:rsidRPr="6CFDE0A7">
        <w:rPr>
          <w:rFonts w:ascii="Times New Roman" w:eastAsia="Times New Roman" w:hAnsi="Times New Roman" w:cs="Times New Roman"/>
          <w:i/>
          <w:iCs/>
          <w:sz w:val="24"/>
          <w:szCs w:val="24"/>
        </w:rPr>
        <w:t>Football</w:t>
      </w:r>
      <w:r w:rsidRPr="6CFDE0A7">
        <w:rPr>
          <w:rFonts w:ascii="Times New Roman" w:eastAsia="Times New Roman" w:hAnsi="Times New Roman" w:cs="Times New Roman"/>
          <w:i/>
          <w:iCs/>
          <w:sz w:val="24"/>
          <w:szCs w:val="24"/>
        </w:rPr>
        <w:t xml:space="preserve"> (Fall)</w:t>
      </w:r>
    </w:p>
    <w:p w14:paraId="2B9D22FA" w14:textId="7E379F5E"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Jr. Vikings Tackle </w:t>
      </w:r>
      <w:r w:rsidR="7F0B5FD4" w:rsidRPr="6CFDE0A7">
        <w:rPr>
          <w:rFonts w:ascii="Times New Roman" w:eastAsia="Times New Roman" w:hAnsi="Times New Roman" w:cs="Times New Roman"/>
          <w:sz w:val="24"/>
          <w:szCs w:val="24"/>
        </w:rPr>
        <w:t>Football</w:t>
      </w:r>
      <w:r w:rsidRPr="6CFDE0A7">
        <w:rPr>
          <w:rFonts w:ascii="Times New Roman" w:eastAsia="Times New Roman" w:hAnsi="Times New Roman" w:cs="Times New Roman"/>
          <w:sz w:val="24"/>
          <w:szCs w:val="24"/>
        </w:rPr>
        <w:t xml:space="preserve"> (Fall) happened on an average of 188 days in a year.</w:t>
      </w:r>
    </w:p>
    <w:p w14:paraId="1EBF5246" w14:textId="673425A6"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Jr. Vikings Tackle </w:t>
      </w:r>
      <w:r w:rsidR="14D9A8E2" w:rsidRPr="6CFDE0A7">
        <w:rPr>
          <w:rFonts w:ascii="Times New Roman" w:eastAsia="Times New Roman" w:hAnsi="Times New Roman" w:cs="Times New Roman"/>
          <w:sz w:val="24"/>
          <w:szCs w:val="24"/>
        </w:rPr>
        <w:t>Football</w:t>
      </w:r>
      <w:r w:rsidRPr="6CFDE0A7">
        <w:rPr>
          <w:rFonts w:ascii="Times New Roman" w:eastAsia="Times New Roman" w:hAnsi="Times New Roman" w:cs="Times New Roman"/>
          <w:sz w:val="24"/>
          <w:szCs w:val="24"/>
        </w:rPr>
        <w:t xml:space="preserve"> (Fall) also happened in the Football Field. We assumed Jr. Vikings Tackle </w:t>
      </w:r>
      <w:r w:rsidR="1706844C" w:rsidRPr="6CFDE0A7">
        <w:rPr>
          <w:rFonts w:ascii="Times New Roman" w:eastAsia="Times New Roman" w:hAnsi="Times New Roman" w:cs="Times New Roman"/>
          <w:sz w:val="24"/>
          <w:szCs w:val="24"/>
        </w:rPr>
        <w:t>Football</w:t>
      </w:r>
      <w:r w:rsidRPr="6CFDE0A7">
        <w:rPr>
          <w:rFonts w:ascii="Times New Roman" w:eastAsia="Times New Roman" w:hAnsi="Times New Roman" w:cs="Times New Roman"/>
          <w:sz w:val="24"/>
          <w:szCs w:val="24"/>
        </w:rPr>
        <w:t xml:space="preserve"> (Fall) </w:t>
      </w:r>
      <w:r w:rsidR="6295AB3F" w:rsidRPr="6CFDE0A7">
        <w:rPr>
          <w:rFonts w:ascii="Times New Roman" w:eastAsia="Times New Roman" w:hAnsi="Times New Roman" w:cs="Times New Roman"/>
          <w:sz w:val="24"/>
          <w:szCs w:val="24"/>
        </w:rPr>
        <w:t>happened</w:t>
      </w:r>
      <w:r w:rsidRPr="6CFDE0A7">
        <w:rPr>
          <w:rFonts w:ascii="Times New Roman" w:eastAsia="Times New Roman" w:hAnsi="Times New Roman" w:cs="Times New Roman"/>
          <w:sz w:val="24"/>
          <w:szCs w:val="24"/>
        </w:rPr>
        <w:t xml:space="preserve"> on equal days at these two facilities, so for Softball/Baseball Fields the total number of days it hosted the Jr. Vikings Tackle </w:t>
      </w:r>
      <w:r w:rsidR="0A92AB41" w:rsidRPr="6CFDE0A7">
        <w:rPr>
          <w:rFonts w:ascii="Times New Roman" w:eastAsia="Times New Roman" w:hAnsi="Times New Roman" w:cs="Times New Roman"/>
          <w:sz w:val="24"/>
          <w:szCs w:val="24"/>
        </w:rPr>
        <w:t>Football</w:t>
      </w:r>
      <w:r w:rsidRPr="6CFDE0A7">
        <w:rPr>
          <w:rFonts w:ascii="Times New Roman" w:eastAsia="Times New Roman" w:hAnsi="Times New Roman" w:cs="Times New Roman"/>
          <w:sz w:val="24"/>
          <w:szCs w:val="24"/>
        </w:rPr>
        <w:t xml:space="preserve"> (Fall) will be:</w:t>
      </w:r>
    </w:p>
    <w:p w14:paraId="1B27113C" w14:textId="49439911"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=188/2 = 94 days. </w:t>
      </w:r>
    </w:p>
    <w:p w14:paraId="6C4CCDB4" w14:textId="7F59D92D"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For a 12 hour /day rental of the Football Field, the average number of hours the Softball/Baseball Fields will be rented out for (Jr. Vikings Tackle </w:t>
      </w:r>
      <w:r w:rsidR="2A620255" w:rsidRPr="6CFDE0A7">
        <w:rPr>
          <w:rFonts w:ascii="Times New Roman" w:eastAsia="Times New Roman" w:hAnsi="Times New Roman" w:cs="Times New Roman"/>
          <w:sz w:val="24"/>
          <w:szCs w:val="24"/>
        </w:rPr>
        <w:t>Football</w:t>
      </w:r>
      <w:r w:rsidRPr="6CFDE0A7">
        <w:rPr>
          <w:rFonts w:ascii="Times New Roman" w:eastAsia="Times New Roman" w:hAnsi="Times New Roman" w:cs="Times New Roman"/>
          <w:sz w:val="24"/>
          <w:szCs w:val="24"/>
        </w:rPr>
        <w:t xml:space="preserve"> (Fall) is:</w:t>
      </w:r>
    </w:p>
    <w:p w14:paraId="3BC5138A" w14:textId="2069A703"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94 x 12 = 564</w:t>
      </w:r>
    </w:p>
    <w:p w14:paraId="205AAB49" w14:textId="1C2ACBA8"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p>
    <w:p w14:paraId="7CEF0256" w14:textId="286A4642" w:rsidR="006275F4" w:rsidRDefault="5D11DBB5"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3. Jr. Vikings Cheerleading (Fall)</w:t>
      </w:r>
    </w:p>
    <w:p w14:paraId="629F6AD8" w14:textId="56617314"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Jr. Vikings Cheerleading (Fall) happened on an average of 95 days in a year.</w:t>
      </w:r>
    </w:p>
    <w:p w14:paraId="21F217D1" w14:textId="114FFFEA"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20% is already allocated for the Jr. Vikings Cheerleading </w:t>
      </w:r>
      <w:r w:rsidR="7ADFB575" w:rsidRPr="6CFDE0A7">
        <w:rPr>
          <w:rFonts w:ascii="Times New Roman" w:eastAsia="Times New Roman" w:hAnsi="Times New Roman" w:cs="Times New Roman"/>
          <w:sz w:val="24"/>
          <w:szCs w:val="24"/>
        </w:rPr>
        <w:t>Practice</w:t>
      </w:r>
      <w:r w:rsidRPr="6CFDE0A7">
        <w:rPr>
          <w:rFonts w:ascii="Times New Roman" w:eastAsia="Times New Roman" w:hAnsi="Times New Roman" w:cs="Times New Roman"/>
          <w:sz w:val="24"/>
          <w:szCs w:val="24"/>
        </w:rPr>
        <w:t>. Total hours remaining for Jr. Vikings Cheerleading (Fall) is:</w:t>
      </w:r>
    </w:p>
    <w:p w14:paraId="6E395957" w14:textId="24F53197"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80% x 95 = 76</w:t>
      </w:r>
    </w:p>
    <w:p w14:paraId="11E95A03" w14:textId="77A223FF"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For a 12 hour /day rental of the Football fields, the average number of hours the </w:t>
      </w:r>
      <w:r w:rsidR="70F73E9C" w:rsidRPr="6CFDE0A7">
        <w:rPr>
          <w:rFonts w:ascii="Times New Roman" w:eastAsia="Times New Roman" w:hAnsi="Times New Roman" w:cs="Times New Roman"/>
          <w:sz w:val="24"/>
          <w:szCs w:val="24"/>
        </w:rPr>
        <w:t>football</w:t>
      </w:r>
      <w:r w:rsidRPr="6CFDE0A7">
        <w:rPr>
          <w:rFonts w:ascii="Times New Roman" w:eastAsia="Times New Roman" w:hAnsi="Times New Roman" w:cs="Times New Roman"/>
          <w:sz w:val="24"/>
          <w:szCs w:val="24"/>
        </w:rPr>
        <w:t xml:space="preserve"> fields will be rented out for (Jr. Vikings Cheerleading (Fall) is:</w:t>
      </w:r>
    </w:p>
    <w:p w14:paraId="273F9579" w14:textId="4F71A813"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76 x 12 = 912 hours</w:t>
      </w:r>
    </w:p>
    <w:p w14:paraId="2BDF0C46" w14:textId="1D4F0A7B"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 </w:t>
      </w:r>
    </w:p>
    <w:p w14:paraId="23A6A6CE" w14:textId="36CAF816" w:rsidR="006275F4" w:rsidRDefault="163832EE"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4</w:t>
      </w:r>
      <w:r w:rsidR="5D11DBB5" w:rsidRPr="6CFDE0A7">
        <w:rPr>
          <w:rFonts w:ascii="Times New Roman" w:eastAsia="Times New Roman" w:hAnsi="Times New Roman" w:cs="Times New Roman"/>
          <w:i/>
          <w:iCs/>
          <w:sz w:val="24"/>
          <w:szCs w:val="24"/>
        </w:rPr>
        <w:t>. Jr. Vikings Dance Team (Fall - Spring)</w:t>
      </w:r>
    </w:p>
    <w:p w14:paraId="2EAD32AC" w14:textId="69893E07"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Jr. Vikings Dance Team (Fall - Spring) happened on an average of 96 days in a year.</w:t>
      </w:r>
    </w:p>
    <w:p w14:paraId="70B1221E" w14:textId="3C2FD601"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20% is already allocated for the Jr. Vikings Dance </w:t>
      </w:r>
      <w:r w:rsidR="06FEA5F5" w:rsidRPr="6CFDE0A7">
        <w:rPr>
          <w:rFonts w:ascii="Times New Roman" w:eastAsia="Times New Roman" w:hAnsi="Times New Roman" w:cs="Times New Roman"/>
          <w:sz w:val="24"/>
          <w:szCs w:val="24"/>
        </w:rPr>
        <w:t>Practice</w:t>
      </w:r>
      <w:r w:rsidRPr="6CFDE0A7">
        <w:rPr>
          <w:rFonts w:ascii="Times New Roman" w:eastAsia="Times New Roman" w:hAnsi="Times New Roman" w:cs="Times New Roman"/>
          <w:sz w:val="24"/>
          <w:szCs w:val="24"/>
        </w:rPr>
        <w:t>. Total hours remaining for Jr. Vikings Dance (Fall - Spring) is:</w:t>
      </w:r>
    </w:p>
    <w:p w14:paraId="651B5657" w14:textId="44F163C2"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 80% x 96 = 76.8</w:t>
      </w:r>
    </w:p>
    <w:p w14:paraId="204722C4" w14:textId="51D9CB67"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For a 12 hour /day rental of the Football fields, the average number of hours the </w:t>
      </w:r>
      <w:r w:rsidR="4EA0B12F" w:rsidRPr="6CFDE0A7">
        <w:rPr>
          <w:rFonts w:ascii="Times New Roman" w:eastAsia="Times New Roman" w:hAnsi="Times New Roman" w:cs="Times New Roman"/>
          <w:sz w:val="24"/>
          <w:szCs w:val="24"/>
        </w:rPr>
        <w:t>football</w:t>
      </w:r>
      <w:r w:rsidRPr="6CFDE0A7">
        <w:rPr>
          <w:rFonts w:ascii="Times New Roman" w:eastAsia="Times New Roman" w:hAnsi="Times New Roman" w:cs="Times New Roman"/>
          <w:sz w:val="24"/>
          <w:szCs w:val="24"/>
        </w:rPr>
        <w:t xml:space="preserve"> fields will be rented out for (Jr. Vikings Cheerleading (Fall) is:</w:t>
      </w:r>
    </w:p>
    <w:p w14:paraId="3AFFBEE9" w14:textId="1342D5D5"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76.8 x 12 = 922 hours Approximately.</w:t>
      </w:r>
    </w:p>
    <w:p w14:paraId="761B0976" w14:textId="0023BCA5" w:rsidR="006275F4" w:rsidRDefault="5D11DBB5"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sz w:val="24"/>
          <w:szCs w:val="24"/>
        </w:rPr>
        <w:t xml:space="preserve"> </w:t>
      </w:r>
    </w:p>
    <w:p w14:paraId="4DFB6CCC" w14:textId="24660CB1" w:rsidR="006275F4" w:rsidRDefault="32C5C1E9" w:rsidP="6CFDE0A7">
      <w:pPr>
        <w:jc w:val="both"/>
        <w:rPr>
          <w:rFonts w:ascii="Times New Roman" w:eastAsia="Times New Roman" w:hAnsi="Times New Roman" w:cs="Times New Roman"/>
          <w:i/>
          <w:iCs/>
          <w:sz w:val="24"/>
          <w:szCs w:val="24"/>
        </w:rPr>
      </w:pPr>
      <w:r w:rsidRPr="6CFDE0A7">
        <w:rPr>
          <w:rFonts w:ascii="Times New Roman" w:eastAsia="Times New Roman" w:hAnsi="Times New Roman" w:cs="Times New Roman"/>
          <w:i/>
          <w:iCs/>
          <w:sz w:val="24"/>
          <w:szCs w:val="24"/>
        </w:rPr>
        <w:t>5</w:t>
      </w:r>
      <w:r w:rsidR="5D11DBB5" w:rsidRPr="6CFDE0A7">
        <w:rPr>
          <w:rFonts w:ascii="Times New Roman" w:eastAsia="Times New Roman" w:hAnsi="Times New Roman" w:cs="Times New Roman"/>
          <w:i/>
          <w:iCs/>
          <w:sz w:val="24"/>
          <w:szCs w:val="24"/>
        </w:rPr>
        <w:t>. Jr. Vikings Golf (Spring, Summer, &amp; Fall)</w:t>
      </w:r>
    </w:p>
    <w:p w14:paraId="05FF744B" w14:textId="5FE5F675"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Jr. Vikings Golf (Spring, Summer, &amp; Fall) happened on an average of 93 days in a year</w:t>
      </w:r>
    </w:p>
    <w:p w14:paraId="078071DD" w14:textId="24DC7D7E" w:rsidR="006275F4" w:rsidRDefault="5D11DBB5"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Does Not use NMSR facilities. (Off-site on golf course)</w:t>
      </w:r>
    </w:p>
    <w:p w14:paraId="33460A8D" w14:textId="49B00EB6" w:rsidR="006275F4" w:rsidRDefault="006275F4"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br w:type="page"/>
      </w:r>
    </w:p>
    <w:p w14:paraId="4D721207" w14:textId="497C3C9C" w:rsidR="006275F4" w:rsidRDefault="052391F0" w:rsidP="6CFDE0A7">
      <w:pPr>
        <w:ind w:firstLine="720"/>
        <w:jc w:val="both"/>
        <w:rPr>
          <w:rFonts w:ascii="Times New Roman" w:eastAsia="Times New Roman" w:hAnsi="Times New Roman" w:cs="Times New Roman"/>
          <w:b/>
          <w:bCs/>
          <w:i/>
          <w:iCs/>
          <w:sz w:val="24"/>
          <w:szCs w:val="24"/>
        </w:rPr>
      </w:pPr>
      <w:r w:rsidRPr="6CFDE0A7">
        <w:rPr>
          <w:rFonts w:ascii="Times New Roman" w:eastAsia="Times New Roman" w:hAnsi="Times New Roman" w:cs="Times New Roman"/>
          <w:b/>
          <w:bCs/>
          <w:i/>
          <w:iCs/>
          <w:sz w:val="24"/>
          <w:szCs w:val="24"/>
        </w:rPr>
        <w:lastRenderedPageBreak/>
        <w:t xml:space="preserve">Appendix 4 - Estimation Activity Center </w:t>
      </w:r>
      <w:r w:rsidR="3D61E0BD" w:rsidRPr="6CFDE0A7">
        <w:rPr>
          <w:rFonts w:ascii="Times New Roman" w:eastAsia="Times New Roman" w:hAnsi="Times New Roman" w:cs="Times New Roman"/>
          <w:b/>
          <w:bCs/>
          <w:i/>
          <w:iCs/>
          <w:sz w:val="24"/>
          <w:szCs w:val="24"/>
        </w:rPr>
        <w:t>Program</w:t>
      </w:r>
      <w:r w:rsidRPr="6CFDE0A7">
        <w:rPr>
          <w:rFonts w:ascii="Times New Roman" w:eastAsia="Times New Roman" w:hAnsi="Times New Roman" w:cs="Times New Roman"/>
          <w:b/>
          <w:bCs/>
          <w:i/>
          <w:iCs/>
          <w:sz w:val="24"/>
          <w:szCs w:val="24"/>
        </w:rPr>
        <w:t xml:space="preserve"> Capacity and Revenue (Capacity Model)</w:t>
      </w:r>
    </w:p>
    <w:p w14:paraId="1CBF7766" w14:textId="603B0E8F"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N/B Activity Center can also be used as Batting Cages</w:t>
      </w:r>
    </w:p>
    <w:p w14:paraId="15577C62" w14:textId="0ABA9384"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Total Capacity in hours per year = 1760 (Ref: Table 1)</w:t>
      </w:r>
    </w:p>
    <w:p w14:paraId="5997394D" w14:textId="44975754"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Estimated Hours Available per day = 10 Days (Ref: Appendices 1)</w:t>
      </w:r>
    </w:p>
    <w:p w14:paraId="4E5F7297" w14:textId="70E1ED38"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Total Days per year = 1760/10 = 176 Days</w:t>
      </w:r>
    </w:p>
    <w:p w14:paraId="76EC072C" w14:textId="381D8714" w:rsidR="006275F4" w:rsidRDefault="006275F4" w:rsidP="6CFDE0A7">
      <w:pPr>
        <w:jc w:val="both"/>
        <w:rPr>
          <w:rFonts w:ascii="Times New Roman" w:eastAsia="Times New Roman" w:hAnsi="Times New Roman" w:cs="Times New Roman"/>
          <w:sz w:val="24"/>
          <w:szCs w:val="24"/>
        </w:rPr>
      </w:pPr>
    </w:p>
    <w:p w14:paraId="02928C0E" w14:textId="4D2598FA"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b/>
          <w:bCs/>
          <w:sz w:val="24"/>
          <w:szCs w:val="24"/>
        </w:rPr>
        <w:t>Current Programs in the Activity Center</w:t>
      </w:r>
    </w:p>
    <w:p w14:paraId="25AB4E8B" w14:textId="22A572AB"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u w:val="single"/>
        </w:rPr>
        <w:t>Adult Corn Hole</w:t>
      </w:r>
    </w:p>
    <w:p w14:paraId="0FD62B08" w14:textId="431D2107"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Number of Session</w:t>
      </w:r>
    </w:p>
    <w:p w14:paraId="1512C64B" w14:textId="47DCD42A"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Total Demand in hours per year = 160</w:t>
      </w:r>
    </w:p>
    <w:p w14:paraId="11D922F8" w14:textId="0B5716B9"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Divide by 10 (Available hours/day of activity center) = Approximately 16 Days Demand </w:t>
      </w:r>
      <w:r w:rsidR="0FB77008" w:rsidRPr="6CFDE0A7">
        <w:rPr>
          <w:rFonts w:ascii="Times New Roman" w:eastAsia="Times New Roman" w:hAnsi="Times New Roman" w:cs="Times New Roman"/>
          <w:sz w:val="24"/>
          <w:szCs w:val="24"/>
        </w:rPr>
        <w:t>per</w:t>
      </w:r>
      <w:r w:rsidRPr="6CFDE0A7">
        <w:rPr>
          <w:rFonts w:ascii="Times New Roman" w:eastAsia="Times New Roman" w:hAnsi="Times New Roman" w:cs="Times New Roman"/>
          <w:sz w:val="24"/>
          <w:szCs w:val="24"/>
        </w:rPr>
        <w:t xml:space="preserve"> year</w:t>
      </w:r>
      <w:r w:rsidR="4E2C9774" w:rsidRPr="6CFDE0A7">
        <w:rPr>
          <w:rFonts w:ascii="Times New Roman" w:eastAsia="Times New Roman" w:hAnsi="Times New Roman" w:cs="Times New Roman"/>
          <w:sz w:val="24"/>
          <w:szCs w:val="24"/>
        </w:rPr>
        <w:t>.</w:t>
      </w:r>
    </w:p>
    <w:p w14:paraId="5BB59185" w14:textId="17DBEF9B"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Revenue Per Session</w:t>
      </w:r>
    </w:p>
    <w:p w14:paraId="7E0F78AD" w14:textId="3A5991F6"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2022 Registration Fee = $100 </w:t>
      </w:r>
      <w:r w:rsidR="26A9AAFF" w:rsidRPr="6CFDE0A7">
        <w:rPr>
          <w:rFonts w:ascii="Times New Roman" w:eastAsia="Times New Roman" w:hAnsi="Times New Roman" w:cs="Times New Roman"/>
          <w:sz w:val="24"/>
          <w:szCs w:val="24"/>
        </w:rPr>
        <w:t>/</w:t>
      </w:r>
      <w:r w:rsidRPr="6CFDE0A7">
        <w:rPr>
          <w:rFonts w:ascii="Times New Roman" w:eastAsia="Times New Roman" w:hAnsi="Times New Roman" w:cs="Times New Roman"/>
          <w:sz w:val="24"/>
          <w:szCs w:val="24"/>
        </w:rPr>
        <w:t>day</w:t>
      </w:r>
    </w:p>
    <w:p w14:paraId="69D15A7E" w14:textId="4B6A72DD"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Estimating equivalent for 1 day = 100/16 = Approximately $6.25/day</w:t>
      </w:r>
    </w:p>
    <w:p w14:paraId="17CE5CDE" w14:textId="280C93AB" w:rsidR="006275F4" w:rsidRDefault="006275F4" w:rsidP="6CFDE0A7">
      <w:pPr>
        <w:jc w:val="both"/>
        <w:rPr>
          <w:rFonts w:ascii="Times New Roman" w:eastAsia="Times New Roman" w:hAnsi="Times New Roman" w:cs="Times New Roman"/>
          <w:sz w:val="24"/>
          <w:szCs w:val="24"/>
        </w:rPr>
      </w:pPr>
    </w:p>
    <w:p w14:paraId="5BA9595D" w14:textId="64886A70" w:rsidR="006275F4" w:rsidRDefault="3DFD8541" w:rsidP="6CFDE0A7">
      <w:pPr>
        <w:jc w:val="both"/>
        <w:rPr>
          <w:rFonts w:ascii="Times New Roman" w:eastAsia="Times New Roman" w:hAnsi="Times New Roman" w:cs="Times New Roman"/>
          <w:sz w:val="24"/>
          <w:szCs w:val="24"/>
          <w:u w:val="single"/>
        </w:rPr>
      </w:pPr>
      <w:r w:rsidRPr="6CFDE0A7">
        <w:rPr>
          <w:rFonts w:ascii="Times New Roman" w:eastAsia="Times New Roman" w:hAnsi="Times New Roman" w:cs="Times New Roman"/>
          <w:sz w:val="24"/>
          <w:szCs w:val="24"/>
          <w:u w:val="single"/>
        </w:rPr>
        <w:t>Baseball/Softball/T Ball Training</w:t>
      </w:r>
    </w:p>
    <w:p w14:paraId="35101E85" w14:textId="71897FD5"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Number of Practice Session</w:t>
      </w:r>
    </w:p>
    <w:p w14:paraId="00E330DF" w14:textId="4B8CEF36"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Total Demand in hours per year = 104</w:t>
      </w:r>
    </w:p>
    <w:p w14:paraId="3CBE5592" w14:textId="06236DD1"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Divide by 10 (Available hours/day of activity center) = Approximately 10.4 Days Demand in a year</w:t>
      </w:r>
    </w:p>
    <w:p w14:paraId="076D6CA7" w14:textId="40DC0B32"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Revenue Per Session</w:t>
      </w:r>
    </w:p>
    <w:p w14:paraId="13200F8C" w14:textId="318D34B7"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Monthly Registration Fee = Average of Spring and Winter Sessions for age groups.</w:t>
      </w:r>
    </w:p>
    <w:p w14:paraId="56D00914" w14:textId="78539739"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Ages 7U and up =$49</w:t>
      </w:r>
    </w:p>
    <w:p w14:paraId="282C6553" w14:textId="468F12AF"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Ages 3-5 coed =$127</w:t>
      </w:r>
    </w:p>
    <w:p w14:paraId="463C4796" w14:textId="16456517"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Ages 5-7 = $137</w:t>
      </w:r>
    </w:p>
    <w:p w14:paraId="35696B2F" w14:textId="5DEA2372"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7/8U Softball= = $195</w:t>
      </w:r>
    </w:p>
    <w:p w14:paraId="6EF2C019" w14:textId="749521D7"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7/8U Baseball = $195</w:t>
      </w:r>
    </w:p>
    <w:p w14:paraId="48772D53" w14:textId="537AE342"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9-12U Softball = $205</w:t>
      </w:r>
    </w:p>
    <w:p w14:paraId="12F7EDDF" w14:textId="473B811A"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9-12U Baseball = $205</w:t>
      </w:r>
    </w:p>
    <w:p w14:paraId="17277C20" w14:textId="6DCA5C79"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13/14U = $339</w:t>
      </w:r>
    </w:p>
    <w:p w14:paraId="521AFBA7" w14:textId="5869FF30"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Total = 1452</w:t>
      </w:r>
    </w:p>
    <w:p w14:paraId="44FA8134" w14:textId="6F32B893"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Average = $181.5</w:t>
      </w:r>
    </w:p>
    <w:p w14:paraId="190C735C" w14:textId="7B52D217"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This implies that daily fee will be = $185.11/10.4= $17.45 per day</w:t>
      </w:r>
    </w:p>
    <w:p w14:paraId="1B350AB5" w14:textId="6CE15722"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From Appendix 4 it was assumed that 20% of Baseball/</w:t>
      </w:r>
      <w:proofErr w:type="spellStart"/>
      <w:r w:rsidRPr="6CFDE0A7">
        <w:rPr>
          <w:rFonts w:ascii="Times New Roman" w:eastAsia="Times New Roman" w:hAnsi="Times New Roman" w:cs="Times New Roman"/>
          <w:sz w:val="24"/>
          <w:szCs w:val="24"/>
        </w:rPr>
        <w:t>Sfftball</w:t>
      </w:r>
      <w:proofErr w:type="spellEnd"/>
      <w:r w:rsidRPr="6CFDE0A7">
        <w:rPr>
          <w:rFonts w:ascii="Times New Roman" w:eastAsia="Times New Roman" w:hAnsi="Times New Roman" w:cs="Times New Roman"/>
          <w:sz w:val="24"/>
          <w:szCs w:val="24"/>
        </w:rPr>
        <w:t>/</w:t>
      </w:r>
      <w:proofErr w:type="spellStart"/>
      <w:r w:rsidRPr="6CFDE0A7">
        <w:rPr>
          <w:rFonts w:ascii="Times New Roman" w:eastAsia="Times New Roman" w:hAnsi="Times New Roman" w:cs="Times New Roman"/>
          <w:sz w:val="24"/>
          <w:szCs w:val="24"/>
        </w:rPr>
        <w:t>TBall</w:t>
      </w:r>
      <w:proofErr w:type="spellEnd"/>
      <w:r w:rsidRPr="6CFDE0A7">
        <w:rPr>
          <w:rFonts w:ascii="Times New Roman" w:eastAsia="Times New Roman" w:hAnsi="Times New Roman" w:cs="Times New Roman"/>
          <w:sz w:val="24"/>
          <w:szCs w:val="24"/>
        </w:rPr>
        <w:t xml:space="preserve"> demand is for training.</w:t>
      </w:r>
    </w:p>
    <w:p w14:paraId="0F71489D" w14:textId="4DC6279B"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Here we will also assume that 20% of the of Baseball/</w:t>
      </w:r>
      <w:proofErr w:type="spellStart"/>
      <w:r w:rsidRPr="6CFDE0A7">
        <w:rPr>
          <w:rFonts w:ascii="Times New Roman" w:eastAsia="Times New Roman" w:hAnsi="Times New Roman" w:cs="Times New Roman"/>
          <w:sz w:val="24"/>
          <w:szCs w:val="24"/>
        </w:rPr>
        <w:t>Sfftball</w:t>
      </w:r>
      <w:proofErr w:type="spellEnd"/>
      <w:r w:rsidRPr="6CFDE0A7">
        <w:rPr>
          <w:rFonts w:ascii="Times New Roman" w:eastAsia="Times New Roman" w:hAnsi="Times New Roman" w:cs="Times New Roman"/>
          <w:sz w:val="24"/>
          <w:szCs w:val="24"/>
        </w:rPr>
        <w:t>/</w:t>
      </w:r>
      <w:proofErr w:type="spellStart"/>
      <w:r w:rsidRPr="6CFDE0A7">
        <w:rPr>
          <w:rFonts w:ascii="Times New Roman" w:eastAsia="Times New Roman" w:hAnsi="Times New Roman" w:cs="Times New Roman"/>
          <w:sz w:val="24"/>
          <w:szCs w:val="24"/>
        </w:rPr>
        <w:t>TBall</w:t>
      </w:r>
      <w:proofErr w:type="spellEnd"/>
      <w:r w:rsidRPr="6CFDE0A7">
        <w:rPr>
          <w:rFonts w:ascii="Times New Roman" w:eastAsia="Times New Roman" w:hAnsi="Times New Roman" w:cs="Times New Roman"/>
          <w:sz w:val="24"/>
          <w:szCs w:val="24"/>
        </w:rPr>
        <w:t xml:space="preserve"> revenue is from training.</w:t>
      </w:r>
    </w:p>
    <w:p w14:paraId="7EC50211" w14:textId="2FE929D0"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Therefore Baseball/</w:t>
      </w:r>
      <w:proofErr w:type="spellStart"/>
      <w:r w:rsidRPr="6CFDE0A7">
        <w:rPr>
          <w:rFonts w:ascii="Times New Roman" w:eastAsia="Times New Roman" w:hAnsi="Times New Roman" w:cs="Times New Roman"/>
          <w:sz w:val="24"/>
          <w:szCs w:val="24"/>
        </w:rPr>
        <w:t>Sfftball</w:t>
      </w:r>
      <w:proofErr w:type="spellEnd"/>
      <w:r w:rsidRPr="6CFDE0A7">
        <w:rPr>
          <w:rFonts w:ascii="Times New Roman" w:eastAsia="Times New Roman" w:hAnsi="Times New Roman" w:cs="Times New Roman"/>
          <w:sz w:val="24"/>
          <w:szCs w:val="24"/>
        </w:rPr>
        <w:t>/</w:t>
      </w:r>
      <w:proofErr w:type="spellStart"/>
      <w:r w:rsidRPr="6CFDE0A7">
        <w:rPr>
          <w:rFonts w:ascii="Times New Roman" w:eastAsia="Times New Roman" w:hAnsi="Times New Roman" w:cs="Times New Roman"/>
          <w:sz w:val="24"/>
          <w:szCs w:val="24"/>
        </w:rPr>
        <w:t>TBall</w:t>
      </w:r>
      <w:proofErr w:type="spellEnd"/>
      <w:r w:rsidRPr="6CFDE0A7">
        <w:rPr>
          <w:rFonts w:ascii="Times New Roman" w:eastAsia="Times New Roman" w:hAnsi="Times New Roman" w:cs="Times New Roman"/>
          <w:sz w:val="24"/>
          <w:szCs w:val="24"/>
        </w:rPr>
        <w:t xml:space="preserve"> per revenue per day can be </w:t>
      </w:r>
      <w:proofErr w:type="spellStart"/>
      <w:r w:rsidRPr="6CFDE0A7">
        <w:rPr>
          <w:rFonts w:ascii="Times New Roman" w:eastAsia="Times New Roman" w:hAnsi="Times New Roman" w:cs="Times New Roman"/>
          <w:sz w:val="24"/>
          <w:szCs w:val="24"/>
        </w:rPr>
        <w:t>equalled</w:t>
      </w:r>
      <w:proofErr w:type="spellEnd"/>
      <w:r w:rsidRPr="6CFDE0A7">
        <w:rPr>
          <w:rFonts w:ascii="Times New Roman" w:eastAsia="Times New Roman" w:hAnsi="Times New Roman" w:cs="Times New Roman"/>
          <w:sz w:val="24"/>
          <w:szCs w:val="24"/>
        </w:rPr>
        <w:t xml:space="preserve"> to: (20%) x $17.45b = Approximately $3.49</w:t>
      </w:r>
    </w:p>
    <w:p w14:paraId="6CC67CDF" w14:textId="22956B72" w:rsidR="006275F4" w:rsidRDefault="006275F4" w:rsidP="6CFDE0A7">
      <w:pPr>
        <w:jc w:val="both"/>
        <w:rPr>
          <w:rFonts w:ascii="Times New Roman" w:eastAsia="Times New Roman" w:hAnsi="Times New Roman" w:cs="Times New Roman"/>
          <w:sz w:val="24"/>
          <w:szCs w:val="24"/>
        </w:rPr>
      </w:pPr>
    </w:p>
    <w:p w14:paraId="415B91D5" w14:textId="5198146B" w:rsidR="006275F4" w:rsidRDefault="3DFD8541" w:rsidP="6CFDE0A7">
      <w:pPr>
        <w:jc w:val="both"/>
        <w:rPr>
          <w:rFonts w:ascii="Times New Roman" w:eastAsia="Times New Roman" w:hAnsi="Times New Roman" w:cs="Times New Roman"/>
          <w:sz w:val="24"/>
          <w:szCs w:val="24"/>
          <w:u w:val="single"/>
        </w:rPr>
      </w:pPr>
      <w:r w:rsidRPr="6CFDE0A7">
        <w:rPr>
          <w:rFonts w:ascii="Times New Roman" w:eastAsia="Times New Roman" w:hAnsi="Times New Roman" w:cs="Times New Roman"/>
          <w:sz w:val="24"/>
          <w:szCs w:val="24"/>
          <w:u w:val="single"/>
        </w:rPr>
        <w:t xml:space="preserve">Jr. </w:t>
      </w:r>
      <w:proofErr w:type="spellStart"/>
      <w:r w:rsidR="5B298201" w:rsidRPr="6CFDE0A7">
        <w:rPr>
          <w:rFonts w:ascii="Times New Roman" w:eastAsia="Times New Roman" w:hAnsi="Times New Roman" w:cs="Times New Roman"/>
          <w:sz w:val="24"/>
          <w:szCs w:val="24"/>
          <w:u w:val="single"/>
        </w:rPr>
        <w:t>Vikings</w:t>
      </w:r>
      <w:r w:rsidRPr="6CFDE0A7">
        <w:rPr>
          <w:rFonts w:ascii="Times New Roman" w:eastAsia="Times New Roman" w:hAnsi="Times New Roman" w:cs="Times New Roman"/>
          <w:sz w:val="24"/>
          <w:szCs w:val="24"/>
          <w:u w:val="single"/>
        </w:rPr>
        <w:t>s</w:t>
      </w:r>
      <w:proofErr w:type="spellEnd"/>
      <w:r w:rsidRPr="6CFDE0A7">
        <w:rPr>
          <w:rFonts w:ascii="Times New Roman" w:eastAsia="Times New Roman" w:hAnsi="Times New Roman" w:cs="Times New Roman"/>
          <w:sz w:val="24"/>
          <w:szCs w:val="24"/>
          <w:u w:val="single"/>
        </w:rPr>
        <w:t xml:space="preserve"> Cheerleading Practice</w:t>
      </w:r>
    </w:p>
    <w:p w14:paraId="5F5A6931" w14:textId="5DB82FE6"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Number of Practice Session</w:t>
      </w:r>
    </w:p>
    <w:p w14:paraId="6378FBD8" w14:textId="05762834"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Total Demand in hours per year = 95</w:t>
      </w:r>
    </w:p>
    <w:p w14:paraId="0D8D3D16" w14:textId="5877D081"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Divide by 10 (Available hours/day of activity center) = Approximately 9.5 Days Demand in a year</w:t>
      </w:r>
    </w:p>
    <w:p w14:paraId="6109F2F8" w14:textId="6AFDD63A"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Revenue Per Session</w:t>
      </w:r>
    </w:p>
    <w:p w14:paraId="768A1B6B" w14:textId="2942B1E6"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2022 Registration Fee = $215 per 9.5 days in a year</w:t>
      </w:r>
    </w:p>
    <w:p w14:paraId="78B0CFAD" w14:textId="59667643"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Estimating equivalent for 1 day = 215/9.5 = Approximately $22.63/day</w:t>
      </w:r>
    </w:p>
    <w:p w14:paraId="721354A8" w14:textId="5A578457"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From Appendix 4 it was assumed that 20% of Jr. Vikings </w:t>
      </w:r>
      <w:r w:rsidR="1C849CD0" w:rsidRPr="6CFDE0A7">
        <w:rPr>
          <w:rFonts w:ascii="Times New Roman" w:eastAsia="Times New Roman" w:hAnsi="Times New Roman" w:cs="Times New Roman"/>
          <w:sz w:val="24"/>
          <w:szCs w:val="24"/>
        </w:rPr>
        <w:t>Cheerleading</w:t>
      </w:r>
      <w:r w:rsidRPr="6CFDE0A7">
        <w:rPr>
          <w:rFonts w:ascii="Times New Roman" w:eastAsia="Times New Roman" w:hAnsi="Times New Roman" w:cs="Times New Roman"/>
          <w:sz w:val="24"/>
          <w:szCs w:val="24"/>
        </w:rPr>
        <w:t xml:space="preserve"> (Fall) demand is for the Practice.</w:t>
      </w:r>
    </w:p>
    <w:p w14:paraId="52F15F9C" w14:textId="2D90E2AC"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Here we will also assume that 20% of the Jr. Vikings Registration is for Practice.</w:t>
      </w:r>
    </w:p>
    <w:p w14:paraId="4227B344" w14:textId="78853A7A"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Therefore Jr. Vikings Cheerleading practice registration per day can be </w:t>
      </w:r>
      <w:r w:rsidR="161E066C" w:rsidRPr="6CFDE0A7">
        <w:rPr>
          <w:rFonts w:ascii="Times New Roman" w:eastAsia="Times New Roman" w:hAnsi="Times New Roman" w:cs="Times New Roman"/>
          <w:sz w:val="24"/>
          <w:szCs w:val="24"/>
        </w:rPr>
        <w:t>equaled</w:t>
      </w:r>
      <w:r w:rsidRPr="6CFDE0A7">
        <w:rPr>
          <w:rFonts w:ascii="Times New Roman" w:eastAsia="Times New Roman" w:hAnsi="Times New Roman" w:cs="Times New Roman"/>
          <w:sz w:val="24"/>
          <w:szCs w:val="24"/>
        </w:rPr>
        <w:t xml:space="preserve"> to: (20%) x $22.63 = Approximately $4.53</w:t>
      </w:r>
    </w:p>
    <w:p w14:paraId="40185B20" w14:textId="7A1A882C" w:rsidR="006275F4" w:rsidRDefault="006275F4" w:rsidP="6CFDE0A7">
      <w:pPr>
        <w:jc w:val="both"/>
        <w:rPr>
          <w:rFonts w:ascii="Times New Roman" w:eastAsia="Times New Roman" w:hAnsi="Times New Roman" w:cs="Times New Roman"/>
          <w:sz w:val="24"/>
          <w:szCs w:val="24"/>
        </w:rPr>
      </w:pPr>
    </w:p>
    <w:p w14:paraId="13A433F7" w14:textId="2AC4CDBA" w:rsidR="006275F4" w:rsidRDefault="3DFD8541" w:rsidP="6CFDE0A7">
      <w:pPr>
        <w:jc w:val="both"/>
        <w:rPr>
          <w:rFonts w:ascii="Times New Roman" w:eastAsia="Times New Roman" w:hAnsi="Times New Roman" w:cs="Times New Roman"/>
          <w:sz w:val="24"/>
          <w:szCs w:val="24"/>
          <w:u w:val="single"/>
        </w:rPr>
      </w:pPr>
      <w:r w:rsidRPr="6CFDE0A7">
        <w:rPr>
          <w:rFonts w:ascii="Times New Roman" w:eastAsia="Times New Roman" w:hAnsi="Times New Roman" w:cs="Times New Roman"/>
          <w:sz w:val="24"/>
          <w:szCs w:val="24"/>
          <w:u w:val="single"/>
        </w:rPr>
        <w:t xml:space="preserve">Jr. </w:t>
      </w:r>
      <w:proofErr w:type="spellStart"/>
      <w:r w:rsidR="5191C09D" w:rsidRPr="6CFDE0A7">
        <w:rPr>
          <w:rFonts w:ascii="Times New Roman" w:eastAsia="Times New Roman" w:hAnsi="Times New Roman" w:cs="Times New Roman"/>
          <w:sz w:val="24"/>
          <w:szCs w:val="24"/>
          <w:u w:val="single"/>
        </w:rPr>
        <w:t>Vikings</w:t>
      </w:r>
      <w:r w:rsidRPr="6CFDE0A7">
        <w:rPr>
          <w:rFonts w:ascii="Times New Roman" w:eastAsia="Times New Roman" w:hAnsi="Times New Roman" w:cs="Times New Roman"/>
          <w:sz w:val="24"/>
          <w:szCs w:val="24"/>
          <w:u w:val="single"/>
        </w:rPr>
        <w:t>s</w:t>
      </w:r>
      <w:proofErr w:type="spellEnd"/>
      <w:r w:rsidRPr="6CFDE0A7">
        <w:rPr>
          <w:rFonts w:ascii="Times New Roman" w:eastAsia="Times New Roman" w:hAnsi="Times New Roman" w:cs="Times New Roman"/>
          <w:sz w:val="24"/>
          <w:szCs w:val="24"/>
          <w:u w:val="single"/>
        </w:rPr>
        <w:t xml:space="preserve"> Dance Team Practice</w:t>
      </w:r>
    </w:p>
    <w:p w14:paraId="11DBC6BF" w14:textId="1D789A97"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Number of Practice Session</w:t>
      </w:r>
    </w:p>
    <w:p w14:paraId="3DCC59F5" w14:textId="484DA287"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Total Demand in hours per year = 192</w:t>
      </w:r>
    </w:p>
    <w:p w14:paraId="306560E7" w14:textId="7AFFCA21"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Divide by 10 (Available hours/day of activity center) = Approximately 19.2 Days Demand in a year</w:t>
      </w:r>
    </w:p>
    <w:p w14:paraId="238FAE6A" w14:textId="37424595"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Revenue Per Session</w:t>
      </w:r>
    </w:p>
    <w:p w14:paraId="1DD382E7" w14:textId="5761F8DD"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Monthly Registration Fee = $185.11</w:t>
      </w:r>
    </w:p>
    <w:p w14:paraId="7C43CCBF" w14:textId="1556EA1F"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lastRenderedPageBreak/>
        <w:t>This implies that daily fee will be = $185.11/30 = $6.17 per day</w:t>
      </w:r>
    </w:p>
    <w:p w14:paraId="56606B41" w14:textId="2891C6D2"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For 19.2 days = $6.17 x 19.2 =$118.46</w:t>
      </w:r>
    </w:p>
    <w:p w14:paraId="055A7335" w14:textId="44B82B36"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Estimating equivalent for 1 day = 215/9.5 = Approximately $22.63/day</w:t>
      </w:r>
    </w:p>
    <w:p w14:paraId="237EAFD2" w14:textId="4876325B"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From Appendix 4 it was assumed that 20% of Jr. </w:t>
      </w:r>
      <w:proofErr w:type="spellStart"/>
      <w:r w:rsidR="4D750B83" w:rsidRPr="6CFDE0A7">
        <w:rPr>
          <w:rFonts w:ascii="Times New Roman" w:eastAsia="Times New Roman" w:hAnsi="Times New Roman" w:cs="Times New Roman"/>
          <w:sz w:val="24"/>
          <w:szCs w:val="24"/>
        </w:rPr>
        <w:t>Vikings</w:t>
      </w:r>
      <w:r w:rsidRPr="6CFDE0A7">
        <w:rPr>
          <w:rFonts w:ascii="Times New Roman" w:eastAsia="Times New Roman" w:hAnsi="Times New Roman" w:cs="Times New Roman"/>
          <w:sz w:val="24"/>
          <w:szCs w:val="24"/>
        </w:rPr>
        <w:t>s</w:t>
      </w:r>
      <w:proofErr w:type="spellEnd"/>
      <w:r w:rsidRPr="6CFDE0A7">
        <w:rPr>
          <w:rFonts w:ascii="Times New Roman" w:eastAsia="Times New Roman" w:hAnsi="Times New Roman" w:cs="Times New Roman"/>
          <w:sz w:val="24"/>
          <w:szCs w:val="24"/>
        </w:rPr>
        <w:t xml:space="preserve"> </w:t>
      </w:r>
      <w:r w:rsidR="1FB0CB75" w:rsidRPr="6CFDE0A7">
        <w:rPr>
          <w:rFonts w:ascii="Times New Roman" w:eastAsia="Times New Roman" w:hAnsi="Times New Roman" w:cs="Times New Roman"/>
          <w:sz w:val="24"/>
          <w:szCs w:val="24"/>
        </w:rPr>
        <w:t>Cheerleading</w:t>
      </w:r>
      <w:r w:rsidRPr="6CFDE0A7">
        <w:rPr>
          <w:rFonts w:ascii="Times New Roman" w:eastAsia="Times New Roman" w:hAnsi="Times New Roman" w:cs="Times New Roman"/>
          <w:sz w:val="24"/>
          <w:szCs w:val="24"/>
        </w:rPr>
        <w:t xml:space="preserve"> (Fall) demand is for the Practice.</w:t>
      </w:r>
    </w:p>
    <w:p w14:paraId="7A72F382" w14:textId="6215A5AD"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Here we will also assume that 20% of the Jr. Vikings Registration is for Practice.</w:t>
      </w:r>
    </w:p>
    <w:p w14:paraId="0D1EC87D" w14:textId="11A4B253" w:rsidR="006275F4" w:rsidRDefault="3DFD8541" w:rsidP="6CFDE0A7">
      <w:pPr>
        <w:jc w:val="both"/>
        <w:rPr>
          <w:rFonts w:ascii="Times New Roman" w:eastAsia="Times New Roman" w:hAnsi="Times New Roman" w:cs="Times New Roman"/>
          <w:sz w:val="24"/>
          <w:szCs w:val="24"/>
        </w:rPr>
      </w:pPr>
      <w:r w:rsidRPr="6CFDE0A7">
        <w:rPr>
          <w:rFonts w:ascii="Times New Roman" w:eastAsia="Times New Roman" w:hAnsi="Times New Roman" w:cs="Times New Roman"/>
          <w:sz w:val="24"/>
          <w:szCs w:val="24"/>
        </w:rPr>
        <w:t xml:space="preserve">Therefore Jr. Vikings Cheerleading practice registration per day can be </w:t>
      </w:r>
      <w:r w:rsidR="01313D47" w:rsidRPr="6CFDE0A7">
        <w:rPr>
          <w:rFonts w:ascii="Times New Roman" w:eastAsia="Times New Roman" w:hAnsi="Times New Roman" w:cs="Times New Roman"/>
          <w:sz w:val="24"/>
          <w:szCs w:val="24"/>
        </w:rPr>
        <w:t>equaled</w:t>
      </w:r>
      <w:r w:rsidRPr="6CFDE0A7">
        <w:rPr>
          <w:rFonts w:ascii="Times New Roman" w:eastAsia="Times New Roman" w:hAnsi="Times New Roman" w:cs="Times New Roman"/>
          <w:sz w:val="24"/>
          <w:szCs w:val="24"/>
        </w:rPr>
        <w:t xml:space="preserve"> to: (20%) x $22.63 = Approximately $4.53</w:t>
      </w:r>
    </w:p>
    <w:p w14:paraId="064E979B" w14:textId="6BD99D08" w:rsidR="3ABE88D7" w:rsidRDefault="3ABE88D7" w:rsidP="6CFDE0A7"/>
    <w:sectPr w:rsidR="3ABE88D7">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0B236" w14:textId="77777777" w:rsidR="0018764F" w:rsidRDefault="0018764F" w:rsidP="006275F4">
      <w:pPr>
        <w:spacing w:after="0" w:line="240" w:lineRule="auto"/>
      </w:pPr>
      <w:r>
        <w:separator/>
      </w:r>
    </w:p>
  </w:endnote>
  <w:endnote w:type="continuationSeparator" w:id="0">
    <w:p w14:paraId="20A9564C" w14:textId="77777777" w:rsidR="0018764F" w:rsidRDefault="0018764F" w:rsidP="00627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50924" w14:textId="77777777" w:rsidR="0018764F" w:rsidRDefault="0018764F" w:rsidP="006275F4">
      <w:pPr>
        <w:spacing w:after="0" w:line="240" w:lineRule="auto"/>
      </w:pPr>
      <w:r>
        <w:separator/>
      </w:r>
    </w:p>
  </w:footnote>
  <w:footnote w:type="continuationSeparator" w:id="0">
    <w:p w14:paraId="2DA241AB" w14:textId="77777777" w:rsidR="0018764F" w:rsidRDefault="0018764F" w:rsidP="006275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7CF67" w14:textId="5B6324F8" w:rsidR="006275F4" w:rsidRPr="00AD7B91" w:rsidRDefault="00AD7B91" w:rsidP="006275F4">
    <w:pPr>
      <w:pStyle w:val="Header"/>
      <w:jc w:val="center"/>
      <w:rPr>
        <w:rFonts w:ascii="Times New Roman" w:hAnsi="Times New Roman" w:cs="Times New Roman"/>
        <w:b/>
        <w:bCs/>
        <w:sz w:val="20"/>
        <w:szCs w:val="20"/>
      </w:rPr>
    </w:pPr>
    <w:r w:rsidRPr="00AD7B91">
      <w:rPr>
        <w:rFonts w:ascii="Times New Roman" w:hAnsi="Times New Roman" w:cs="Times New Roman"/>
        <w:b/>
        <w:bCs/>
        <w:sz w:val="20"/>
        <w:szCs w:val="20"/>
      </w:rPr>
      <w:t>SUPPLY CHAIN CONSULTING FOR NEW MELLE SPORTS AND RECREATION</w:t>
    </w:r>
  </w:p>
  <w:p w14:paraId="044D6B06" w14:textId="77777777" w:rsidR="006275F4" w:rsidRDefault="006275F4">
    <w:pPr>
      <w:pStyle w:val="Header"/>
    </w:pPr>
  </w:p>
</w:hdr>
</file>

<file path=word/intelligence2.xml><?xml version="1.0" encoding="utf-8"?>
<int2:intelligence xmlns:int2="http://schemas.microsoft.com/office/intelligence/2020/intelligence" xmlns:oel="http://schemas.microsoft.com/office/2019/extlst">
  <int2:observations>
    <int2:textHash int2:hashCode="1ckIugm7ny58pK" int2:id="0mzm6MhV">
      <int2:state int2:value="Rejected" int2:type="AugLoop_Text_Critique"/>
    </int2:textHash>
    <int2:textHash int2:hashCode="Aqov1B7swd34Qo" int2:id="blUl46y5">
      <int2:state int2:value="Rejected" int2:type="AugLoop_Text_Critique"/>
    </int2:textHash>
    <int2:textHash int2:hashCode="tvv0hGM6Ij0YVE" int2:id="Fx16MAee">
      <int2:state int2:value="Rejected" int2:type="AugLoop_Text_Critique"/>
    </int2:textHash>
    <int2:textHash int2:hashCode="6lfCosINwQU6L9" int2:id="jfROg0jz">
      <int2:state int2:value="Rejected" int2:type="AugLoop_Text_Critique"/>
    </int2:textHash>
    <int2:textHash int2:hashCode="vHs81SASOySFqr" int2:id="ttPmANc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48F0"/>
    <w:multiLevelType w:val="hybridMultilevel"/>
    <w:tmpl w:val="84702854"/>
    <w:lvl w:ilvl="0" w:tplc="8C786C7A">
      <w:start w:val="1"/>
      <w:numFmt w:val="decimal"/>
      <w:lvlText w:val="%1."/>
      <w:lvlJc w:val="left"/>
      <w:pPr>
        <w:ind w:left="720" w:hanging="360"/>
      </w:pPr>
    </w:lvl>
    <w:lvl w:ilvl="1" w:tplc="E7B00306">
      <w:start w:val="1"/>
      <w:numFmt w:val="lowerLetter"/>
      <w:lvlText w:val="%2."/>
      <w:lvlJc w:val="left"/>
      <w:pPr>
        <w:ind w:left="1440" w:hanging="360"/>
      </w:pPr>
    </w:lvl>
    <w:lvl w:ilvl="2" w:tplc="4824F5BC">
      <w:start w:val="1"/>
      <w:numFmt w:val="lowerRoman"/>
      <w:lvlText w:val="%3."/>
      <w:lvlJc w:val="right"/>
      <w:pPr>
        <w:ind w:left="2160" w:hanging="180"/>
      </w:pPr>
    </w:lvl>
    <w:lvl w:ilvl="3" w:tplc="DBB07E1C">
      <w:start w:val="1"/>
      <w:numFmt w:val="decimal"/>
      <w:lvlText w:val="%4."/>
      <w:lvlJc w:val="left"/>
      <w:pPr>
        <w:ind w:left="2880" w:hanging="360"/>
      </w:pPr>
    </w:lvl>
    <w:lvl w:ilvl="4" w:tplc="7CB0F0C8">
      <w:start w:val="1"/>
      <w:numFmt w:val="lowerLetter"/>
      <w:lvlText w:val="%5."/>
      <w:lvlJc w:val="left"/>
      <w:pPr>
        <w:ind w:left="3600" w:hanging="360"/>
      </w:pPr>
    </w:lvl>
    <w:lvl w:ilvl="5" w:tplc="E708CFEE">
      <w:start w:val="1"/>
      <w:numFmt w:val="lowerRoman"/>
      <w:lvlText w:val="%6."/>
      <w:lvlJc w:val="right"/>
      <w:pPr>
        <w:ind w:left="4320" w:hanging="180"/>
      </w:pPr>
    </w:lvl>
    <w:lvl w:ilvl="6" w:tplc="9CD04A1C">
      <w:start w:val="1"/>
      <w:numFmt w:val="decimal"/>
      <w:lvlText w:val="%7."/>
      <w:lvlJc w:val="left"/>
      <w:pPr>
        <w:ind w:left="5040" w:hanging="360"/>
      </w:pPr>
    </w:lvl>
    <w:lvl w:ilvl="7" w:tplc="6E203D32">
      <w:start w:val="1"/>
      <w:numFmt w:val="lowerLetter"/>
      <w:lvlText w:val="%8."/>
      <w:lvlJc w:val="left"/>
      <w:pPr>
        <w:ind w:left="5760" w:hanging="360"/>
      </w:pPr>
    </w:lvl>
    <w:lvl w:ilvl="8" w:tplc="138C4EEA">
      <w:start w:val="1"/>
      <w:numFmt w:val="lowerRoman"/>
      <w:lvlText w:val="%9."/>
      <w:lvlJc w:val="right"/>
      <w:pPr>
        <w:ind w:left="6480" w:hanging="180"/>
      </w:pPr>
    </w:lvl>
  </w:abstractNum>
  <w:abstractNum w:abstractNumId="1" w15:restartNumberingAfterBreak="0">
    <w:nsid w:val="07E8E519"/>
    <w:multiLevelType w:val="hybridMultilevel"/>
    <w:tmpl w:val="38709962"/>
    <w:lvl w:ilvl="0" w:tplc="CE66A93A">
      <w:start w:val="1"/>
      <w:numFmt w:val="decimal"/>
      <w:lvlText w:val="%1."/>
      <w:lvlJc w:val="left"/>
      <w:pPr>
        <w:ind w:left="720" w:hanging="360"/>
      </w:pPr>
    </w:lvl>
    <w:lvl w:ilvl="1" w:tplc="BFEAFC76">
      <w:start w:val="1"/>
      <w:numFmt w:val="lowerLetter"/>
      <w:lvlText w:val="%2."/>
      <w:lvlJc w:val="left"/>
      <w:pPr>
        <w:ind w:left="1440" w:hanging="360"/>
      </w:pPr>
    </w:lvl>
    <w:lvl w:ilvl="2" w:tplc="D1FC3096">
      <w:start w:val="1"/>
      <w:numFmt w:val="lowerRoman"/>
      <w:lvlText w:val="%3."/>
      <w:lvlJc w:val="right"/>
      <w:pPr>
        <w:ind w:left="2160" w:hanging="180"/>
      </w:pPr>
    </w:lvl>
    <w:lvl w:ilvl="3" w:tplc="40685E8A">
      <w:start w:val="1"/>
      <w:numFmt w:val="decimal"/>
      <w:lvlText w:val="%4."/>
      <w:lvlJc w:val="left"/>
      <w:pPr>
        <w:ind w:left="2880" w:hanging="360"/>
      </w:pPr>
    </w:lvl>
    <w:lvl w:ilvl="4" w:tplc="609461CA">
      <w:start w:val="1"/>
      <w:numFmt w:val="lowerLetter"/>
      <w:lvlText w:val="%5."/>
      <w:lvlJc w:val="left"/>
      <w:pPr>
        <w:ind w:left="3600" w:hanging="360"/>
      </w:pPr>
    </w:lvl>
    <w:lvl w:ilvl="5" w:tplc="E79E40D6">
      <w:start w:val="1"/>
      <w:numFmt w:val="lowerRoman"/>
      <w:lvlText w:val="%6."/>
      <w:lvlJc w:val="right"/>
      <w:pPr>
        <w:ind w:left="4320" w:hanging="180"/>
      </w:pPr>
    </w:lvl>
    <w:lvl w:ilvl="6" w:tplc="E6A87A5C">
      <w:start w:val="1"/>
      <w:numFmt w:val="decimal"/>
      <w:lvlText w:val="%7."/>
      <w:lvlJc w:val="left"/>
      <w:pPr>
        <w:ind w:left="5040" w:hanging="360"/>
      </w:pPr>
    </w:lvl>
    <w:lvl w:ilvl="7" w:tplc="7F4CFDF2">
      <w:start w:val="1"/>
      <w:numFmt w:val="lowerLetter"/>
      <w:lvlText w:val="%8."/>
      <w:lvlJc w:val="left"/>
      <w:pPr>
        <w:ind w:left="5760" w:hanging="360"/>
      </w:pPr>
    </w:lvl>
    <w:lvl w:ilvl="8" w:tplc="B2B41D56">
      <w:start w:val="1"/>
      <w:numFmt w:val="lowerRoman"/>
      <w:lvlText w:val="%9."/>
      <w:lvlJc w:val="right"/>
      <w:pPr>
        <w:ind w:left="6480" w:hanging="180"/>
      </w:pPr>
    </w:lvl>
  </w:abstractNum>
  <w:abstractNum w:abstractNumId="2" w15:restartNumberingAfterBreak="0">
    <w:nsid w:val="1323C82A"/>
    <w:multiLevelType w:val="hybridMultilevel"/>
    <w:tmpl w:val="016CCC54"/>
    <w:lvl w:ilvl="0" w:tplc="4014A330">
      <w:start w:val="1"/>
      <w:numFmt w:val="upperRoman"/>
      <w:lvlText w:val="%1."/>
      <w:lvlJc w:val="right"/>
      <w:pPr>
        <w:ind w:left="720" w:hanging="360"/>
      </w:pPr>
    </w:lvl>
    <w:lvl w:ilvl="1" w:tplc="FD3801AC">
      <w:start w:val="1"/>
      <w:numFmt w:val="lowerLetter"/>
      <w:lvlText w:val="%2."/>
      <w:lvlJc w:val="left"/>
      <w:pPr>
        <w:ind w:left="1440" w:hanging="360"/>
      </w:pPr>
    </w:lvl>
    <w:lvl w:ilvl="2" w:tplc="8E364EF0">
      <w:start w:val="1"/>
      <w:numFmt w:val="lowerRoman"/>
      <w:lvlText w:val="%3."/>
      <w:lvlJc w:val="right"/>
      <w:pPr>
        <w:ind w:left="2160" w:hanging="180"/>
      </w:pPr>
    </w:lvl>
    <w:lvl w:ilvl="3" w:tplc="C80E5166">
      <w:start w:val="1"/>
      <w:numFmt w:val="decimal"/>
      <w:lvlText w:val="%4."/>
      <w:lvlJc w:val="left"/>
      <w:pPr>
        <w:ind w:left="2880" w:hanging="360"/>
      </w:pPr>
    </w:lvl>
    <w:lvl w:ilvl="4" w:tplc="38B266BC">
      <w:start w:val="1"/>
      <w:numFmt w:val="lowerLetter"/>
      <w:lvlText w:val="%5."/>
      <w:lvlJc w:val="left"/>
      <w:pPr>
        <w:ind w:left="3600" w:hanging="360"/>
      </w:pPr>
    </w:lvl>
    <w:lvl w:ilvl="5" w:tplc="90D0235A">
      <w:start w:val="1"/>
      <w:numFmt w:val="lowerRoman"/>
      <w:lvlText w:val="%6."/>
      <w:lvlJc w:val="right"/>
      <w:pPr>
        <w:ind w:left="4320" w:hanging="180"/>
      </w:pPr>
    </w:lvl>
    <w:lvl w:ilvl="6" w:tplc="B87C0F3A">
      <w:start w:val="1"/>
      <w:numFmt w:val="decimal"/>
      <w:lvlText w:val="%7."/>
      <w:lvlJc w:val="left"/>
      <w:pPr>
        <w:ind w:left="5040" w:hanging="360"/>
      </w:pPr>
    </w:lvl>
    <w:lvl w:ilvl="7" w:tplc="99FA7C18">
      <w:start w:val="1"/>
      <w:numFmt w:val="lowerLetter"/>
      <w:lvlText w:val="%8."/>
      <w:lvlJc w:val="left"/>
      <w:pPr>
        <w:ind w:left="5760" w:hanging="360"/>
      </w:pPr>
    </w:lvl>
    <w:lvl w:ilvl="8" w:tplc="127A2340">
      <w:start w:val="1"/>
      <w:numFmt w:val="lowerRoman"/>
      <w:lvlText w:val="%9."/>
      <w:lvlJc w:val="right"/>
      <w:pPr>
        <w:ind w:left="6480" w:hanging="180"/>
      </w:pPr>
    </w:lvl>
  </w:abstractNum>
  <w:abstractNum w:abstractNumId="3" w15:restartNumberingAfterBreak="0">
    <w:nsid w:val="13B834DF"/>
    <w:multiLevelType w:val="hybridMultilevel"/>
    <w:tmpl w:val="1B8AF424"/>
    <w:lvl w:ilvl="0" w:tplc="D4487C48">
      <w:start w:val="1"/>
      <w:numFmt w:val="bullet"/>
      <w:lvlText w:val=""/>
      <w:lvlJc w:val="left"/>
      <w:pPr>
        <w:ind w:left="720" w:hanging="360"/>
      </w:pPr>
      <w:rPr>
        <w:rFonts w:ascii="Symbol" w:hAnsi="Symbol" w:hint="default"/>
      </w:rPr>
    </w:lvl>
    <w:lvl w:ilvl="1" w:tplc="6F688B8A">
      <w:start w:val="1"/>
      <w:numFmt w:val="bullet"/>
      <w:lvlText w:val="o"/>
      <w:lvlJc w:val="left"/>
      <w:pPr>
        <w:ind w:left="1440" w:hanging="360"/>
      </w:pPr>
      <w:rPr>
        <w:rFonts w:ascii="Courier New" w:hAnsi="Courier New" w:hint="default"/>
      </w:rPr>
    </w:lvl>
    <w:lvl w:ilvl="2" w:tplc="97EE3148">
      <w:start w:val="1"/>
      <w:numFmt w:val="bullet"/>
      <w:lvlText w:val=""/>
      <w:lvlJc w:val="left"/>
      <w:pPr>
        <w:ind w:left="2160" w:hanging="360"/>
      </w:pPr>
      <w:rPr>
        <w:rFonts w:ascii="Wingdings" w:hAnsi="Wingdings" w:hint="default"/>
      </w:rPr>
    </w:lvl>
    <w:lvl w:ilvl="3" w:tplc="1A1287B4">
      <w:start w:val="1"/>
      <w:numFmt w:val="bullet"/>
      <w:lvlText w:val=""/>
      <w:lvlJc w:val="left"/>
      <w:pPr>
        <w:ind w:left="2880" w:hanging="360"/>
      </w:pPr>
      <w:rPr>
        <w:rFonts w:ascii="Symbol" w:hAnsi="Symbol" w:hint="default"/>
      </w:rPr>
    </w:lvl>
    <w:lvl w:ilvl="4" w:tplc="997A47FA">
      <w:start w:val="1"/>
      <w:numFmt w:val="bullet"/>
      <w:lvlText w:val="o"/>
      <w:lvlJc w:val="left"/>
      <w:pPr>
        <w:ind w:left="3600" w:hanging="360"/>
      </w:pPr>
      <w:rPr>
        <w:rFonts w:ascii="Courier New" w:hAnsi="Courier New" w:hint="default"/>
      </w:rPr>
    </w:lvl>
    <w:lvl w:ilvl="5" w:tplc="D07CC2B6">
      <w:start w:val="1"/>
      <w:numFmt w:val="bullet"/>
      <w:lvlText w:val=""/>
      <w:lvlJc w:val="left"/>
      <w:pPr>
        <w:ind w:left="4320" w:hanging="360"/>
      </w:pPr>
      <w:rPr>
        <w:rFonts w:ascii="Wingdings" w:hAnsi="Wingdings" w:hint="default"/>
      </w:rPr>
    </w:lvl>
    <w:lvl w:ilvl="6" w:tplc="6B3AE7AC">
      <w:start w:val="1"/>
      <w:numFmt w:val="bullet"/>
      <w:lvlText w:val=""/>
      <w:lvlJc w:val="left"/>
      <w:pPr>
        <w:ind w:left="5040" w:hanging="360"/>
      </w:pPr>
      <w:rPr>
        <w:rFonts w:ascii="Symbol" w:hAnsi="Symbol" w:hint="default"/>
      </w:rPr>
    </w:lvl>
    <w:lvl w:ilvl="7" w:tplc="5AD642E6">
      <w:start w:val="1"/>
      <w:numFmt w:val="bullet"/>
      <w:lvlText w:val="o"/>
      <w:lvlJc w:val="left"/>
      <w:pPr>
        <w:ind w:left="5760" w:hanging="360"/>
      </w:pPr>
      <w:rPr>
        <w:rFonts w:ascii="Courier New" w:hAnsi="Courier New" w:hint="default"/>
      </w:rPr>
    </w:lvl>
    <w:lvl w:ilvl="8" w:tplc="DE48FAC6">
      <w:start w:val="1"/>
      <w:numFmt w:val="bullet"/>
      <w:lvlText w:val=""/>
      <w:lvlJc w:val="left"/>
      <w:pPr>
        <w:ind w:left="6480" w:hanging="360"/>
      </w:pPr>
      <w:rPr>
        <w:rFonts w:ascii="Wingdings" w:hAnsi="Wingdings" w:hint="default"/>
      </w:rPr>
    </w:lvl>
  </w:abstractNum>
  <w:abstractNum w:abstractNumId="4" w15:restartNumberingAfterBreak="0">
    <w:nsid w:val="14DC40D3"/>
    <w:multiLevelType w:val="hybridMultilevel"/>
    <w:tmpl w:val="387A2EC8"/>
    <w:lvl w:ilvl="0" w:tplc="20826566">
      <w:start w:val="1"/>
      <w:numFmt w:val="upperRoman"/>
      <w:lvlText w:val="%1."/>
      <w:lvlJc w:val="right"/>
      <w:pPr>
        <w:ind w:left="720" w:hanging="360"/>
      </w:pPr>
    </w:lvl>
    <w:lvl w:ilvl="1" w:tplc="9992F1E8">
      <w:start w:val="1"/>
      <w:numFmt w:val="lowerLetter"/>
      <w:lvlText w:val="%2."/>
      <w:lvlJc w:val="left"/>
      <w:pPr>
        <w:ind w:left="1440" w:hanging="360"/>
      </w:pPr>
    </w:lvl>
    <w:lvl w:ilvl="2" w:tplc="FF54D188">
      <w:start w:val="1"/>
      <w:numFmt w:val="lowerRoman"/>
      <w:lvlText w:val="%3."/>
      <w:lvlJc w:val="right"/>
      <w:pPr>
        <w:ind w:left="2160" w:hanging="180"/>
      </w:pPr>
    </w:lvl>
    <w:lvl w:ilvl="3" w:tplc="EA822034">
      <w:start w:val="1"/>
      <w:numFmt w:val="decimal"/>
      <w:lvlText w:val="%4."/>
      <w:lvlJc w:val="left"/>
      <w:pPr>
        <w:ind w:left="2880" w:hanging="360"/>
      </w:pPr>
    </w:lvl>
    <w:lvl w:ilvl="4" w:tplc="F2FA041E">
      <w:start w:val="1"/>
      <w:numFmt w:val="lowerLetter"/>
      <w:lvlText w:val="%5."/>
      <w:lvlJc w:val="left"/>
      <w:pPr>
        <w:ind w:left="3600" w:hanging="360"/>
      </w:pPr>
    </w:lvl>
    <w:lvl w:ilvl="5" w:tplc="5414089A">
      <w:start w:val="1"/>
      <w:numFmt w:val="lowerRoman"/>
      <w:lvlText w:val="%6."/>
      <w:lvlJc w:val="right"/>
      <w:pPr>
        <w:ind w:left="4320" w:hanging="180"/>
      </w:pPr>
    </w:lvl>
    <w:lvl w:ilvl="6" w:tplc="40CC2AD6">
      <w:start w:val="1"/>
      <w:numFmt w:val="decimal"/>
      <w:lvlText w:val="%7."/>
      <w:lvlJc w:val="left"/>
      <w:pPr>
        <w:ind w:left="5040" w:hanging="360"/>
      </w:pPr>
    </w:lvl>
    <w:lvl w:ilvl="7" w:tplc="D8D61DCA">
      <w:start w:val="1"/>
      <w:numFmt w:val="lowerLetter"/>
      <w:lvlText w:val="%8."/>
      <w:lvlJc w:val="left"/>
      <w:pPr>
        <w:ind w:left="5760" w:hanging="360"/>
      </w:pPr>
    </w:lvl>
    <w:lvl w:ilvl="8" w:tplc="316E92E2">
      <w:start w:val="1"/>
      <w:numFmt w:val="lowerRoman"/>
      <w:lvlText w:val="%9."/>
      <w:lvlJc w:val="right"/>
      <w:pPr>
        <w:ind w:left="6480" w:hanging="180"/>
      </w:pPr>
    </w:lvl>
  </w:abstractNum>
  <w:abstractNum w:abstractNumId="5" w15:restartNumberingAfterBreak="0">
    <w:nsid w:val="20477450"/>
    <w:multiLevelType w:val="multilevel"/>
    <w:tmpl w:val="70FE4240"/>
    <w:lvl w:ilvl="0">
      <w:start w:val="1"/>
      <w:numFmt w:val="decimal"/>
      <w:lvlText w:val="%1.0"/>
      <w:lvlJc w:val="left"/>
      <w:pPr>
        <w:ind w:left="360" w:hanging="360"/>
      </w:p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2320FB4D"/>
    <w:multiLevelType w:val="hybridMultilevel"/>
    <w:tmpl w:val="473EABB4"/>
    <w:lvl w:ilvl="0" w:tplc="A25ADE2E">
      <w:start w:val="1"/>
      <w:numFmt w:val="bullet"/>
      <w:lvlText w:val="-"/>
      <w:lvlJc w:val="left"/>
      <w:pPr>
        <w:ind w:left="720" w:hanging="360"/>
      </w:pPr>
      <w:rPr>
        <w:rFonts w:ascii="Calibri" w:hAnsi="Calibri" w:hint="default"/>
      </w:rPr>
    </w:lvl>
    <w:lvl w:ilvl="1" w:tplc="431A8E72">
      <w:start w:val="1"/>
      <w:numFmt w:val="bullet"/>
      <w:lvlText w:val="o"/>
      <w:lvlJc w:val="left"/>
      <w:pPr>
        <w:ind w:left="1440" w:hanging="360"/>
      </w:pPr>
      <w:rPr>
        <w:rFonts w:ascii="Courier New" w:hAnsi="Courier New" w:hint="default"/>
      </w:rPr>
    </w:lvl>
    <w:lvl w:ilvl="2" w:tplc="32F650C0">
      <w:start w:val="1"/>
      <w:numFmt w:val="bullet"/>
      <w:lvlText w:val=""/>
      <w:lvlJc w:val="left"/>
      <w:pPr>
        <w:ind w:left="2160" w:hanging="360"/>
      </w:pPr>
      <w:rPr>
        <w:rFonts w:ascii="Wingdings" w:hAnsi="Wingdings" w:hint="default"/>
      </w:rPr>
    </w:lvl>
    <w:lvl w:ilvl="3" w:tplc="6FCC8364">
      <w:start w:val="1"/>
      <w:numFmt w:val="bullet"/>
      <w:lvlText w:val=""/>
      <w:lvlJc w:val="left"/>
      <w:pPr>
        <w:ind w:left="2880" w:hanging="360"/>
      </w:pPr>
      <w:rPr>
        <w:rFonts w:ascii="Symbol" w:hAnsi="Symbol" w:hint="default"/>
      </w:rPr>
    </w:lvl>
    <w:lvl w:ilvl="4" w:tplc="1516374C">
      <w:start w:val="1"/>
      <w:numFmt w:val="bullet"/>
      <w:lvlText w:val="o"/>
      <w:lvlJc w:val="left"/>
      <w:pPr>
        <w:ind w:left="3600" w:hanging="360"/>
      </w:pPr>
      <w:rPr>
        <w:rFonts w:ascii="Courier New" w:hAnsi="Courier New" w:hint="default"/>
      </w:rPr>
    </w:lvl>
    <w:lvl w:ilvl="5" w:tplc="CDD6195C">
      <w:start w:val="1"/>
      <w:numFmt w:val="bullet"/>
      <w:lvlText w:val=""/>
      <w:lvlJc w:val="left"/>
      <w:pPr>
        <w:ind w:left="4320" w:hanging="360"/>
      </w:pPr>
      <w:rPr>
        <w:rFonts w:ascii="Wingdings" w:hAnsi="Wingdings" w:hint="default"/>
      </w:rPr>
    </w:lvl>
    <w:lvl w:ilvl="6" w:tplc="62AE492A">
      <w:start w:val="1"/>
      <w:numFmt w:val="bullet"/>
      <w:lvlText w:val=""/>
      <w:lvlJc w:val="left"/>
      <w:pPr>
        <w:ind w:left="5040" w:hanging="360"/>
      </w:pPr>
      <w:rPr>
        <w:rFonts w:ascii="Symbol" w:hAnsi="Symbol" w:hint="default"/>
      </w:rPr>
    </w:lvl>
    <w:lvl w:ilvl="7" w:tplc="59F0B696">
      <w:start w:val="1"/>
      <w:numFmt w:val="bullet"/>
      <w:lvlText w:val="o"/>
      <w:lvlJc w:val="left"/>
      <w:pPr>
        <w:ind w:left="5760" w:hanging="360"/>
      </w:pPr>
      <w:rPr>
        <w:rFonts w:ascii="Courier New" w:hAnsi="Courier New" w:hint="default"/>
      </w:rPr>
    </w:lvl>
    <w:lvl w:ilvl="8" w:tplc="2404009A">
      <w:start w:val="1"/>
      <w:numFmt w:val="bullet"/>
      <w:lvlText w:val=""/>
      <w:lvlJc w:val="left"/>
      <w:pPr>
        <w:ind w:left="6480" w:hanging="360"/>
      </w:pPr>
      <w:rPr>
        <w:rFonts w:ascii="Wingdings" w:hAnsi="Wingdings" w:hint="default"/>
      </w:rPr>
    </w:lvl>
  </w:abstractNum>
  <w:abstractNum w:abstractNumId="7" w15:restartNumberingAfterBreak="0">
    <w:nsid w:val="2402D0A2"/>
    <w:multiLevelType w:val="hybridMultilevel"/>
    <w:tmpl w:val="E25A575A"/>
    <w:lvl w:ilvl="0" w:tplc="B3FA2050">
      <w:start w:val="1"/>
      <w:numFmt w:val="bullet"/>
      <w:lvlText w:val=""/>
      <w:lvlJc w:val="left"/>
      <w:pPr>
        <w:ind w:left="720" w:hanging="360"/>
      </w:pPr>
      <w:rPr>
        <w:rFonts w:ascii="Symbol" w:hAnsi="Symbol" w:hint="default"/>
      </w:rPr>
    </w:lvl>
    <w:lvl w:ilvl="1" w:tplc="F072F7CC">
      <w:start w:val="1"/>
      <w:numFmt w:val="bullet"/>
      <w:lvlText w:val="o"/>
      <w:lvlJc w:val="left"/>
      <w:pPr>
        <w:ind w:left="1440" w:hanging="360"/>
      </w:pPr>
      <w:rPr>
        <w:rFonts w:ascii="Courier New" w:hAnsi="Courier New" w:hint="default"/>
      </w:rPr>
    </w:lvl>
    <w:lvl w:ilvl="2" w:tplc="D2BAD7C4">
      <w:start w:val="1"/>
      <w:numFmt w:val="bullet"/>
      <w:lvlText w:val=""/>
      <w:lvlJc w:val="left"/>
      <w:pPr>
        <w:ind w:left="2160" w:hanging="360"/>
      </w:pPr>
      <w:rPr>
        <w:rFonts w:ascii="Wingdings" w:hAnsi="Wingdings" w:hint="default"/>
      </w:rPr>
    </w:lvl>
    <w:lvl w:ilvl="3" w:tplc="351CFF98">
      <w:start w:val="1"/>
      <w:numFmt w:val="bullet"/>
      <w:lvlText w:val=""/>
      <w:lvlJc w:val="left"/>
      <w:pPr>
        <w:ind w:left="2880" w:hanging="360"/>
      </w:pPr>
      <w:rPr>
        <w:rFonts w:ascii="Symbol" w:hAnsi="Symbol" w:hint="default"/>
      </w:rPr>
    </w:lvl>
    <w:lvl w:ilvl="4" w:tplc="1B3C1BE0">
      <w:start w:val="1"/>
      <w:numFmt w:val="bullet"/>
      <w:lvlText w:val="o"/>
      <w:lvlJc w:val="left"/>
      <w:pPr>
        <w:ind w:left="3600" w:hanging="360"/>
      </w:pPr>
      <w:rPr>
        <w:rFonts w:ascii="Courier New" w:hAnsi="Courier New" w:hint="default"/>
      </w:rPr>
    </w:lvl>
    <w:lvl w:ilvl="5" w:tplc="C3E82488">
      <w:start w:val="1"/>
      <w:numFmt w:val="bullet"/>
      <w:lvlText w:val=""/>
      <w:lvlJc w:val="left"/>
      <w:pPr>
        <w:ind w:left="4320" w:hanging="360"/>
      </w:pPr>
      <w:rPr>
        <w:rFonts w:ascii="Wingdings" w:hAnsi="Wingdings" w:hint="default"/>
      </w:rPr>
    </w:lvl>
    <w:lvl w:ilvl="6" w:tplc="BB3428E2">
      <w:start w:val="1"/>
      <w:numFmt w:val="bullet"/>
      <w:lvlText w:val=""/>
      <w:lvlJc w:val="left"/>
      <w:pPr>
        <w:ind w:left="5040" w:hanging="360"/>
      </w:pPr>
      <w:rPr>
        <w:rFonts w:ascii="Symbol" w:hAnsi="Symbol" w:hint="default"/>
      </w:rPr>
    </w:lvl>
    <w:lvl w:ilvl="7" w:tplc="D0A04560">
      <w:start w:val="1"/>
      <w:numFmt w:val="bullet"/>
      <w:lvlText w:val="o"/>
      <w:lvlJc w:val="left"/>
      <w:pPr>
        <w:ind w:left="5760" w:hanging="360"/>
      </w:pPr>
      <w:rPr>
        <w:rFonts w:ascii="Courier New" w:hAnsi="Courier New" w:hint="default"/>
      </w:rPr>
    </w:lvl>
    <w:lvl w:ilvl="8" w:tplc="E86AEC3A">
      <w:start w:val="1"/>
      <w:numFmt w:val="bullet"/>
      <w:lvlText w:val=""/>
      <w:lvlJc w:val="left"/>
      <w:pPr>
        <w:ind w:left="6480" w:hanging="360"/>
      </w:pPr>
      <w:rPr>
        <w:rFonts w:ascii="Wingdings" w:hAnsi="Wingdings" w:hint="default"/>
      </w:rPr>
    </w:lvl>
  </w:abstractNum>
  <w:abstractNum w:abstractNumId="8" w15:restartNumberingAfterBreak="0">
    <w:nsid w:val="2B439B6D"/>
    <w:multiLevelType w:val="hybridMultilevel"/>
    <w:tmpl w:val="FA00662A"/>
    <w:lvl w:ilvl="0" w:tplc="E3E422F4">
      <w:start w:val="1"/>
      <w:numFmt w:val="bullet"/>
      <w:lvlText w:val=""/>
      <w:lvlJc w:val="left"/>
      <w:pPr>
        <w:ind w:left="720" w:hanging="360"/>
      </w:pPr>
      <w:rPr>
        <w:rFonts w:ascii="Symbol" w:hAnsi="Symbol" w:hint="default"/>
      </w:rPr>
    </w:lvl>
    <w:lvl w:ilvl="1" w:tplc="3FE0D502">
      <w:start w:val="1"/>
      <w:numFmt w:val="bullet"/>
      <w:lvlText w:val="o"/>
      <w:lvlJc w:val="left"/>
      <w:pPr>
        <w:ind w:left="1440" w:hanging="360"/>
      </w:pPr>
      <w:rPr>
        <w:rFonts w:ascii="Courier New" w:hAnsi="Courier New" w:hint="default"/>
      </w:rPr>
    </w:lvl>
    <w:lvl w:ilvl="2" w:tplc="35821EF8">
      <w:start w:val="1"/>
      <w:numFmt w:val="bullet"/>
      <w:lvlText w:val=""/>
      <w:lvlJc w:val="left"/>
      <w:pPr>
        <w:ind w:left="2160" w:hanging="360"/>
      </w:pPr>
      <w:rPr>
        <w:rFonts w:ascii="Wingdings" w:hAnsi="Wingdings" w:hint="default"/>
      </w:rPr>
    </w:lvl>
    <w:lvl w:ilvl="3" w:tplc="72802720">
      <w:start w:val="1"/>
      <w:numFmt w:val="bullet"/>
      <w:lvlText w:val=""/>
      <w:lvlJc w:val="left"/>
      <w:pPr>
        <w:ind w:left="2880" w:hanging="360"/>
      </w:pPr>
      <w:rPr>
        <w:rFonts w:ascii="Symbol" w:hAnsi="Symbol" w:hint="default"/>
      </w:rPr>
    </w:lvl>
    <w:lvl w:ilvl="4" w:tplc="533CB0B6">
      <w:start w:val="1"/>
      <w:numFmt w:val="bullet"/>
      <w:lvlText w:val="o"/>
      <w:lvlJc w:val="left"/>
      <w:pPr>
        <w:ind w:left="3600" w:hanging="360"/>
      </w:pPr>
      <w:rPr>
        <w:rFonts w:ascii="Courier New" w:hAnsi="Courier New" w:hint="default"/>
      </w:rPr>
    </w:lvl>
    <w:lvl w:ilvl="5" w:tplc="B90C7E92">
      <w:start w:val="1"/>
      <w:numFmt w:val="bullet"/>
      <w:lvlText w:val=""/>
      <w:lvlJc w:val="left"/>
      <w:pPr>
        <w:ind w:left="4320" w:hanging="360"/>
      </w:pPr>
      <w:rPr>
        <w:rFonts w:ascii="Wingdings" w:hAnsi="Wingdings" w:hint="default"/>
      </w:rPr>
    </w:lvl>
    <w:lvl w:ilvl="6" w:tplc="2FA08630">
      <w:start w:val="1"/>
      <w:numFmt w:val="bullet"/>
      <w:lvlText w:val=""/>
      <w:lvlJc w:val="left"/>
      <w:pPr>
        <w:ind w:left="5040" w:hanging="360"/>
      </w:pPr>
      <w:rPr>
        <w:rFonts w:ascii="Symbol" w:hAnsi="Symbol" w:hint="default"/>
      </w:rPr>
    </w:lvl>
    <w:lvl w:ilvl="7" w:tplc="791C9632">
      <w:start w:val="1"/>
      <w:numFmt w:val="bullet"/>
      <w:lvlText w:val="o"/>
      <w:lvlJc w:val="left"/>
      <w:pPr>
        <w:ind w:left="5760" w:hanging="360"/>
      </w:pPr>
      <w:rPr>
        <w:rFonts w:ascii="Courier New" w:hAnsi="Courier New" w:hint="default"/>
      </w:rPr>
    </w:lvl>
    <w:lvl w:ilvl="8" w:tplc="A70614B8">
      <w:start w:val="1"/>
      <w:numFmt w:val="bullet"/>
      <w:lvlText w:val=""/>
      <w:lvlJc w:val="left"/>
      <w:pPr>
        <w:ind w:left="6480" w:hanging="360"/>
      </w:pPr>
      <w:rPr>
        <w:rFonts w:ascii="Wingdings" w:hAnsi="Wingdings" w:hint="default"/>
      </w:rPr>
    </w:lvl>
  </w:abstractNum>
  <w:abstractNum w:abstractNumId="9" w15:restartNumberingAfterBreak="0">
    <w:nsid w:val="2DA0A274"/>
    <w:multiLevelType w:val="hybridMultilevel"/>
    <w:tmpl w:val="FF26F0C8"/>
    <w:lvl w:ilvl="0" w:tplc="D40C493C">
      <w:start w:val="1"/>
      <w:numFmt w:val="decimal"/>
      <w:lvlText w:val="%1."/>
      <w:lvlJc w:val="left"/>
      <w:pPr>
        <w:ind w:left="720" w:hanging="360"/>
      </w:pPr>
    </w:lvl>
    <w:lvl w:ilvl="1" w:tplc="F1EA5A3A">
      <w:start w:val="1"/>
      <w:numFmt w:val="lowerLetter"/>
      <w:lvlText w:val="%2."/>
      <w:lvlJc w:val="left"/>
      <w:pPr>
        <w:ind w:left="1440" w:hanging="360"/>
      </w:pPr>
    </w:lvl>
    <w:lvl w:ilvl="2" w:tplc="B8645716">
      <w:start w:val="1"/>
      <w:numFmt w:val="lowerRoman"/>
      <w:lvlText w:val="%3."/>
      <w:lvlJc w:val="right"/>
      <w:pPr>
        <w:ind w:left="2160" w:hanging="180"/>
      </w:pPr>
    </w:lvl>
    <w:lvl w:ilvl="3" w:tplc="4824EDA0">
      <w:start w:val="1"/>
      <w:numFmt w:val="decimal"/>
      <w:lvlText w:val="%4."/>
      <w:lvlJc w:val="left"/>
      <w:pPr>
        <w:ind w:left="2880" w:hanging="360"/>
      </w:pPr>
    </w:lvl>
    <w:lvl w:ilvl="4" w:tplc="DCCE5434">
      <w:start w:val="1"/>
      <w:numFmt w:val="lowerLetter"/>
      <w:lvlText w:val="%5."/>
      <w:lvlJc w:val="left"/>
      <w:pPr>
        <w:ind w:left="3600" w:hanging="360"/>
      </w:pPr>
    </w:lvl>
    <w:lvl w:ilvl="5" w:tplc="CCFC68EC">
      <w:start w:val="1"/>
      <w:numFmt w:val="lowerRoman"/>
      <w:lvlText w:val="%6."/>
      <w:lvlJc w:val="right"/>
      <w:pPr>
        <w:ind w:left="4320" w:hanging="180"/>
      </w:pPr>
    </w:lvl>
    <w:lvl w:ilvl="6" w:tplc="A426ED36">
      <w:start w:val="1"/>
      <w:numFmt w:val="decimal"/>
      <w:lvlText w:val="%7."/>
      <w:lvlJc w:val="left"/>
      <w:pPr>
        <w:ind w:left="5040" w:hanging="360"/>
      </w:pPr>
    </w:lvl>
    <w:lvl w:ilvl="7" w:tplc="C6B6B480">
      <w:start w:val="1"/>
      <w:numFmt w:val="lowerLetter"/>
      <w:lvlText w:val="%8."/>
      <w:lvlJc w:val="left"/>
      <w:pPr>
        <w:ind w:left="5760" w:hanging="360"/>
      </w:pPr>
    </w:lvl>
    <w:lvl w:ilvl="8" w:tplc="330E0C3E">
      <w:start w:val="1"/>
      <w:numFmt w:val="lowerRoman"/>
      <w:lvlText w:val="%9."/>
      <w:lvlJc w:val="right"/>
      <w:pPr>
        <w:ind w:left="6480" w:hanging="180"/>
      </w:pPr>
    </w:lvl>
  </w:abstractNum>
  <w:abstractNum w:abstractNumId="10" w15:restartNumberingAfterBreak="0">
    <w:nsid w:val="30FAB692"/>
    <w:multiLevelType w:val="hybridMultilevel"/>
    <w:tmpl w:val="AD0408DC"/>
    <w:lvl w:ilvl="0" w:tplc="628E54D2">
      <w:start w:val="1"/>
      <w:numFmt w:val="bullet"/>
      <w:lvlText w:val=""/>
      <w:lvlJc w:val="left"/>
      <w:pPr>
        <w:ind w:left="720" w:hanging="360"/>
      </w:pPr>
      <w:rPr>
        <w:rFonts w:ascii="Symbol" w:hAnsi="Symbol" w:hint="default"/>
      </w:rPr>
    </w:lvl>
    <w:lvl w:ilvl="1" w:tplc="933C0F94">
      <w:start w:val="1"/>
      <w:numFmt w:val="bullet"/>
      <w:lvlText w:val="o"/>
      <w:lvlJc w:val="left"/>
      <w:pPr>
        <w:ind w:left="1440" w:hanging="360"/>
      </w:pPr>
      <w:rPr>
        <w:rFonts w:ascii="Courier New" w:hAnsi="Courier New" w:hint="default"/>
      </w:rPr>
    </w:lvl>
    <w:lvl w:ilvl="2" w:tplc="E44CD304">
      <w:start w:val="1"/>
      <w:numFmt w:val="bullet"/>
      <w:lvlText w:val=""/>
      <w:lvlJc w:val="left"/>
      <w:pPr>
        <w:ind w:left="2160" w:hanging="360"/>
      </w:pPr>
      <w:rPr>
        <w:rFonts w:ascii="Wingdings" w:hAnsi="Wingdings" w:hint="default"/>
      </w:rPr>
    </w:lvl>
    <w:lvl w:ilvl="3" w:tplc="FABA408C">
      <w:start w:val="1"/>
      <w:numFmt w:val="bullet"/>
      <w:lvlText w:val=""/>
      <w:lvlJc w:val="left"/>
      <w:pPr>
        <w:ind w:left="2880" w:hanging="360"/>
      </w:pPr>
      <w:rPr>
        <w:rFonts w:ascii="Symbol" w:hAnsi="Symbol" w:hint="default"/>
      </w:rPr>
    </w:lvl>
    <w:lvl w:ilvl="4" w:tplc="CEEA7954">
      <w:start w:val="1"/>
      <w:numFmt w:val="bullet"/>
      <w:lvlText w:val="o"/>
      <w:lvlJc w:val="left"/>
      <w:pPr>
        <w:ind w:left="3600" w:hanging="360"/>
      </w:pPr>
      <w:rPr>
        <w:rFonts w:ascii="Courier New" w:hAnsi="Courier New" w:hint="default"/>
      </w:rPr>
    </w:lvl>
    <w:lvl w:ilvl="5" w:tplc="1F1AAA32">
      <w:start w:val="1"/>
      <w:numFmt w:val="bullet"/>
      <w:lvlText w:val=""/>
      <w:lvlJc w:val="left"/>
      <w:pPr>
        <w:ind w:left="4320" w:hanging="360"/>
      </w:pPr>
      <w:rPr>
        <w:rFonts w:ascii="Wingdings" w:hAnsi="Wingdings" w:hint="default"/>
      </w:rPr>
    </w:lvl>
    <w:lvl w:ilvl="6" w:tplc="BB64775C">
      <w:start w:val="1"/>
      <w:numFmt w:val="bullet"/>
      <w:lvlText w:val=""/>
      <w:lvlJc w:val="left"/>
      <w:pPr>
        <w:ind w:left="5040" w:hanging="360"/>
      </w:pPr>
      <w:rPr>
        <w:rFonts w:ascii="Symbol" w:hAnsi="Symbol" w:hint="default"/>
      </w:rPr>
    </w:lvl>
    <w:lvl w:ilvl="7" w:tplc="8CDA168A">
      <w:start w:val="1"/>
      <w:numFmt w:val="bullet"/>
      <w:lvlText w:val="o"/>
      <w:lvlJc w:val="left"/>
      <w:pPr>
        <w:ind w:left="5760" w:hanging="360"/>
      </w:pPr>
      <w:rPr>
        <w:rFonts w:ascii="Courier New" w:hAnsi="Courier New" w:hint="default"/>
      </w:rPr>
    </w:lvl>
    <w:lvl w:ilvl="8" w:tplc="20E2DD2A">
      <w:start w:val="1"/>
      <w:numFmt w:val="bullet"/>
      <w:lvlText w:val=""/>
      <w:lvlJc w:val="left"/>
      <w:pPr>
        <w:ind w:left="6480" w:hanging="360"/>
      </w:pPr>
      <w:rPr>
        <w:rFonts w:ascii="Wingdings" w:hAnsi="Wingdings" w:hint="default"/>
      </w:rPr>
    </w:lvl>
  </w:abstractNum>
  <w:abstractNum w:abstractNumId="11" w15:restartNumberingAfterBreak="0">
    <w:nsid w:val="35F636E4"/>
    <w:multiLevelType w:val="hybridMultilevel"/>
    <w:tmpl w:val="24124ABA"/>
    <w:lvl w:ilvl="0" w:tplc="1756A0A2">
      <w:start w:val="1"/>
      <w:numFmt w:val="decimal"/>
      <w:lvlText w:val="%1."/>
      <w:lvlJc w:val="left"/>
      <w:pPr>
        <w:ind w:left="720" w:hanging="360"/>
      </w:pPr>
    </w:lvl>
    <w:lvl w:ilvl="1" w:tplc="D8FA8C1C">
      <w:start w:val="1"/>
      <w:numFmt w:val="lowerLetter"/>
      <w:lvlText w:val="%2."/>
      <w:lvlJc w:val="left"/>
      <w:pPr>
        <w:ind w:left="1440" w:hanging="360"/>
      </w:pPr>
    </w:lvl>
    <w:lvl w:ilvl="2" w:tplc="85102358">
      <w:start w:val="1"/>
      <w:numFmt w:val="lowerRoman"/>
      <w:lvlText w:val="%3."/>
      <w:lvlJc w:val="right"/>
      <w:pPr>
        <w:ind w:left="2160" w:hanging="180"/>
      </w:pPr>
    </w:lvl>
    <w:lvl w:ilvl="3" w:tplc="537AF27A">
      <w:start w:val="1"/>
      <w:numFmt w:val="decimal"/>
      <w:lvlText w:val="%4."/>
      <w:lvlJc w:val="left"/>
      <w:pPr>
        <w:ind w:left="2880" w:hanging="360"/>
      </w:pPr>
    </w:lvl>
    <w:lvl w:ilvl="4" w:tplc="F25A07AE">
      <w:start w:val="1"/>
      <w:numFmt w:val="lowerLetter"/>
      <w:lvlText w:val="%5."/>
      <w:lvlJc w:val="left"/>
      <w:pPr>
        <w:ind w:left="3600" w:hanging="360"/>
      </w:pPr>
    </w:lvl>
    <w:lvl w:ilvl="5" w:tplc="E85CD328">
      <w:start w:val="1"/>
      <w:numFmt w:val="lowerRoman"/>
      <w:lvlText w:val="%6."/>
      <w:lvlJc w:val="right"/>
      <w:pPr>
        <w:ind w:left="4320" w:hanging="180"/>
      </w:pPr>
    </w:lvl>
    <w:lvl w:ilvl="6" w:tplc="2D8C97E0">
      <w:start w:val="1"/>
      <w:numFmt w:val="decimal"/>
      <w:lvlText w:val="%7."/>
      <w:lvlJc w:val="left"/>
      <w:pPr>
        <w:ind w:left="5040" w:hanging="360"/>
      </w:pPr>
    </w:lvl>
    <w:lvl w:ilvl="7" w:tplc="0186AF9C">
      <w:start w:val="1"/>
      <w:numFmt w:val="lowerLetter"/>
      <w:lvlText w:val="%8."/>
      <w:lvlJc w:val="left"/>
      <w:pPr>
        <w:ind w:left="5760" w:hanging="360"/>
      </w:pPr>
    </w:lvl>
    <w:lvl w:ilvl="8" w:tplc="61989CE2">
      <w:start w:val="1"/>
      <w:numFmt w:val="lowerRoman"/>
      <w:lvlText w:val="%9."/>
      <w:lvlJc w:val="right"/>
      <w:pPr>
        <w:ind w:left="6480" w:hanging="180"/>
      </w:pPr>
    </w:lvl>
  </w:abstractNum>
  <w:abstractNum w:abstractNumId="12" w15:restartNumberingAfterBreak="0">
    <w:nsid w:val="37BCB99D"/>
    <w:multiLevelType w:val="hybridMultilevel"/>
    <w:tmpl w:val="3886E4AA"/>
    <w:lvl w:ilvl="0" w:tplc="E4F4EFE6">
      <w:start w:val="1"/>
      <w:numFmt w:val="bullet"/>
      <w:lvlText w:val=""/>
      <w:lvlJc w:val="left"/>
      <w:pPr>
        <w:ind w:left="720" w:hanging="360"/>
      </w:pPr>
      <w:rPr>
        <w:rFonts w:ascii="Symbol" w:hAnsi="Symbol" w:hint="default"/>
      </w:rPr>
    </w:lvl>
    <w:lvl w:ilvl="1" w:tplc="FF74CDE6">
      <w:start w:val="1"/>
      <w:numFmt w:val="bullet"/>
      <w:lvlText w:val="o"/>
      <w:lvlJc w:val="left"/>
      <w:pPr>
        <w:ind w:left="1440" w:hanging="360"/>
      </w:pPr>
      <w:rPr>
        <w:rFonts w:ascii="Courier New" w:hAnsi="Courier New" w:hint="default"/>
      </w:rPr>
    </w:lvl>
    <w:lvl w:ilvl="2" w:tplc="92D21BCC">
      <w:start w:val="1"/>
      <w:numFmt w:val="bullet"/>
      <w:lvlText w:val=""/>
      <w:lvlJc w:val="left"/>
      <w:pPr>
        <w:ind w:left="2160" w:hanging="360"/>
      </w:pPr>
      <w:rPr>
        <w:rFonts w:ascii="Wingdings" w:hAnsi="Wingdings" w:hint="default"/>
      </w:rPr>
    </w:lvl>
    <w:lvl w:ilvl="3" w:tplc="E1BC6BE0">
      <w:start w:val="1"/>
      <w:numFmt w:val="bullet"/>
      <w:lvlText w:val=""/>
      <w:lvlJc w:val="left"/>
      <w:pPr>
        <w:ind w:left="2880" w:hanging="360"/>
      </w:pPr>
      <w:rPr>
        <w:rFonts w:ascii="Symbol" w:hAnsi="Symbol" w:hint="default"/>
      </w:rPr>
    </w:lvl>
    <w:lvl w:ilvl="4" w:tplc="0FD015E0">
      <w:start w:val="1"/>
      <w:numFmt w:val="bullet"/>
      <w:lvlText w:val="o"/>
      <w:lvlJc w:val="left"/>
      <w:pPr>
        <w:ind w:left="3600" w:hanging="360"/>
      </w:pPr>
      <w:rPr>
        <w:rFonts w:ascii="Courier New" w:hAnsi="Courier New" w:hint="default"/>
      </w:rPr>
    </w:lvl>
    <w:lvl w:ilvl="5" w:tplc="B91AA06C">
      <w:start w:val="1"/>
      <w:numFmt w:val="bullet"/>
      <w:lvlText w:val=""/>
      <w:lvlJc w:val="left"/>
      <w:pPr>
        <w:ind w:left="4320" w:hanging="360"/>
      </w:pPr>
      <w:rPr>
        <w:rFonts w:ascii="Wingdings" w:hAnsi="Wingdings" w:hint="default"/>
      </w:rPr>
    </w:lvl>
    <w:lvl w:ilvl="6" w:tplc="C2445706">
      <w:start w:val="1"/>
      <w:numFmt w:val="bullet"/>
      <w:lvlText w:val=""/>
      <w:lvlJc w:val="left"/>
      <w:pPr>
        <w:ind w:left="5040" w:hanging="360"/>
      </w:pPr>
      <w:rPr>
        <w:rFonts w:ascii="Symbol" w:hAnsi="Symbol" w:hint="default"/>
      </w:rPr>
    </w:lvl>
    <w:lvl w:ilvl="7" w:tplc="FD8A5EB2">
      <w:start w:val="1"/>
      <w:numFmt w:val="bullet"/>
      <w:lvlText w:val="o"/>
      <w:lvlJc w:val="left"/>
      <w:pPr>
        <w:ind w:left="5760" w:hanging="360"/>
      </w:pPr>
      <w:rPr>
        <w:rFonts w:ascii="Courier New" w:hAnsi="Courier New" w:hint="default"/>
      </w:rPr>
    </w:lvl>
    <w:lvl w:ilvl="8" w:tplc="65F4A498">
      <w:start w:val="1"/>
      <w:numFmt w:val="bullet"/>
      <w:lvlText w:val=""/>
      <w:lvlJc w:val="left"/>
      <w:pPr>
        <w:ind w:left="6480" w:hanging="360"/>
      </w:pPr>
      <w:rPr>
        <w:rFonts w:ascii="Wingdings" w:hAnsi="Wingdings" w:hint="default"/>
      </w:rPr>
    </w:lvl>
  </w:abstractNum>
  <w:abstractNum w:abstractNumId="13" w15:restartNumberingAfterBreak="0">
    <w:nsid w:val="3AA55B44"/>
    <w:multiLevelType w:val="hybridMultilevel"/>
    <w:tmpl w:val="1D80030C"/>
    <w:lvl w:ilvl="0" w:tplc="3A649248">
      <w:start w:val="1"/>
      <w:numFmt w:val="bullet"/>
      <w:lvlText w:val=""/>
      <w:lvlJc w:val="left"/>
      <w:pPr>
        <w:ind w:left="720" w:hanging="360"/>
      </w:pPr>
      <w:rPr>
        <w:rFonts w:ascii="Symbol" w:hAnsi="Symbol" w:hint="default"/>
      </w:rPr>
    </w:lvl>
    <w:lvl w:ilvl="1" w:tplc="76E6F8A0">
      <w:start w:val="1"/>
      <w:numFmt w:val="bullet"/>
      <w:lvlText w:val="o"/>
      <w:lvlJc w:val="left"/>
      <w:pPr>
        <w:ind w:left="1440" w:hanging="360"/>
      </w:pPr>
      <w:rPr>
        <w:rFonts w:ascii="Courier New" w:hAnsi="Courier New" w:hint="default"/>
      </w:rPr>
    </w:lvl>
    <w:lvl w:ilvl="2" w:tplc="A10E43A0">
      <w:start w:val="1"/>
      <w:numFmt w:val="bullet"/>
      <w:lvlText w:val=""/>
      <w:lvlJc w:val="left"/>
      <w:pPr>
        <w:ind w:left="2160" w:hanging="360"/>
      </w:pPr>
      <w:rPr>
        <w:rFonts w:ascii="Wingdings" w:hAnsi="Wingdings" w:hint="default"/>
      </w:rPr>
    </w:lvl>
    <w:lvl w:ilvl="3" w:tplc="B5FC1DF6">
      <w:start w:val="1"/>
      <w:numFmt w:val="bullet"/>
      <w:lvlText w:val=""/>
      <w:lvlJc w:val="left"/>
      <w:pPr>
        <w:ind w:left="2880" w:hanging="360"/>
      </w:pPr>
      <w:rPr>
        <w:rFonts w:ascii="Symbol" w:hAnsi="Symbol" w:hint="default"/>
      </w:rPr>
    </w:lvl>
    <w:lvl w:ilvl="4" w:tplc="D0001A94">
      <w:start w:val="1"/>
      <w:numFmt w:val="bullet"/>
      <w:lvlText w:val="o"/>
      <w:lvlJc w:val="left"/>
      <w:pPr>
        <w:ind w:left="3600" w:hanging="360"/>
      </w:pPr>
      <w:rPr>
        <w:rFonts w:ascii="Courier New" w:hAnsi="Courier New" w:hint="default"/>
      </w:rPr>
    </w:lvl>
    <w:lvl w:ilvl="5" w:tplc="E31662D0">
      <w:start w:val="1"/>
      <w:numFmt w:val="bullet"/>
      <w:lvlText w:val=""/>
      <w:lvlJc w:val="left"/>
      <w:pPr>
        <w:ind w:left="4320" w:hanging="360"/>
      </w:pPr>
      <w:rPr>
        <w:rFonts w:ascii="Wingdings" w:hAnsi="Wingdings" w:hint="default"/>
      </w:rPr>
    </w:lvl>
    <w:lvl w:ilvl="6" w:tplc="3352625E">
      <w:start w:val="1"/>
      <w:numFmt w:val="bullet"/>
      <w:lvlText w:val=""/>
      <w:lvlJc w:val="left"/>
      <w:pPr>
        <w:ind w:left="5040" w:hanging="360"/>
      </w:pPr>
      <w:rPr>
        <w:rFonts w:ascii="Symbol" w:hAnsi="Symbol" w:hint="default"/>
      </w:rPr>
    </w:lvl>
    <w:lvl w:ilvl="7" w:tplc="37E80666">
      <w:start w:val="1"/>
      <w:numFmt w:val="bullet"/>
      <w:lvlText w:val="o"/>
      <w:lvlJc w:val="left"/>
      <w:pPr>
        <w:ind w:left="5760" w:hanging="360"/>
      </w:pPr>
      <w:rPr>
        <w:rFonts w:ascii="Courier New" w:hAnsi="Courier New" w:hint="default"/>
      </w:rPr>
    </w:lvl>
    <w:lvl w:ilvl="8" w:tplc="CA12C6E2">
      <w:start w:val="1"/>
      <w:numFmt w:val="bullet"/>
      <w:lvlText w:val=""/>
      <w:lvlJc w:val="left"/>
      <w:pPr>
        <w:ind w:left="6480" w:hanging="360"/>
      </w:pPr>
      <w:rPr>
        <w:rFonts w:ascii="Wingdings" w:hAnsi="Wingdings" w:hint="default"/>
      </w:rPr>
    </w:lvl>
  </w:abstractNum>
  <w:abstractNum w:abstractNumId="14" w15:restartNumberingAfterBreak="0">
    <w:nsid w:val="3EC6732E"/>
    <w:multiLevelType w:val="hybridMultilevel"/>
    <w:tmpl w:val="9266CE08"/>
    <w:lvl w:ilvl="0" w:tplc="9CE46CE8">
      <w:start w:val="1"/>
      <w:numFmt w:val="bullet"/>
      <w:lvlText w:val=""/>
      <w:lvlJc w:val="left"/>
      <w:pPr>
        <w:ind w:left="720" w:hanging="360"/>
      </w:pPr>
      <w:rPr>
        <w:rFonts w:ascii="Symbol" w:hAnsi="Symbol" w:hint="default"/>
      </w:rPr>
    </w:lvl>
    <w:lvl w:ilvl="1" w:tplc="A32A1384">
      <w:start w:val="1"/>
      <w:numFmt w:val="bullet"/>
      <w:lvlText w:val="o"/>
      <w:lvlJc w:val="left"/>
      <w:pPr>
        <w:ind w:left="1440" w:hanging="360"/>
      </w:pPr>
      <w:rPr>
        <w:rFonts w:ascii="Courier New" w:hAnsi="Courier New" w:hint="default"/>
      </w:rPr>
    </w:lvl>
    <w:lvl w:ilvl="2" w:tplc="22B03800">
      <w:start w:val="1"/>
      <w:numFmt w:val="bullet"/>
      <w:lvlText w:val=""/>
      <w:lvlJc w:val="left"/>
      <w:pPr>
        <w:ind w:left="2160" w:hanging="360"/>
      </w:pPr>
      <w:rPr>
        <w:rFonts w:ascii="Wingdings" w:hAnsi="Wingdings" w:hint="default"/>
      </w:rPr>
    </w:lvl>
    <w:lvl w:ilvl="3" w:tplc="AA40EC4E">
      <w:start w:val="1"/>
      <w:numFmt w:val="bullet"/>
      <w:lvlText w:val=""/>
      <w:lvlJc w:val="left"/>
      <w:pPr>
        <w:ind w:left="2880" w:hanging="360"/>
      </w:pPr>
      <w:rPr>
        <w:rFonts w:ascii="Symbol" w:hAnsi="Symbol" w:hint="default"/>
      </w:rPr>
    </w:lvl>
    <w:lvl w:ilvl="4" w:tplc="0326324E">
      <w:start w:val="1"/>
      <w:numFmt w:val="bullet"/>
      <w:lvlText w:val="o"/>
      <w:lvlJc w:val="left"/>
      <w:pPr>
        <w:ind w:left="3600" w:hanging="360"/>
      </w:pPr>
      <w:rPr>
        <w:rFonts w:ascii="Courier New" w:hAnsi="Courier New" w:hint="default"/>
      </w:rPr>
    </w:lvl>
    <w:lvl w:ilvl="5" w:tplc="3F4CC850">
      <w:start w:val="1"/>
      <w:numFmt w:val="bullet"/>
      <w:lvlText w:val=""/>
      <w:lvlJc w:val="left"/>
      <w:pPr>
        <w:ind w:left="4320" w:hanging="360"/>
      </w:pPr>
      <w:rPr>
        <w:rFonts w:ascii="Wingdings" w:hAnsi="Wingdings" w:hint="default"/>
      </w:rPr>
    </w:lvl>
    <w:lvl w:ilvl="6" w:tplc="19787232">
      <w:start w:val="1"/>
      <w:numFmt w:val="bullet"/>
      <w:lvlText w:val=""/>
      <w:lvlJc w:val="left"/>
      <w:pPr>
        <w:ind w:left="5040" w:hanging="360"/>
      </w:pPr>
      <w:rPr>
        <w:rFonts w:ascii="Symbol" w:hAnsi="Symbol" w:hint="default"/>
      </w:rPr>
    </w:lvl>
    <w:lvl w:ilvl="7" w:tplc="6BAAE772">
      <w:start w:val="1"/>
      <w:numFmt w:val="bullet"/>
      <w:lvlText w:val="o"/>
      <w:lvlJc w:val="left"/>
      <w:pPr>
        <w:ind w:left="5760" w:hanging="360"/>
      </w:pPr>
      <w:rPr>
        <w:rFonts w:ascii="Courier New" w:hAnsi="Courier New" w:hint="default"/>
      </w:rPr>
    </w:lvl>
    <w:lvl w:ilvl="8" w:tplc="7E32DF18">
      <w:start w:val="1"/>
      <w:numFmt w:val="bullet"/>
      <w:lvlText w:val=""/>
      <w:lvlJc w:val="left"/>
      <w:pPr>
        <w:ind w:left="6480" w:hanging="360"/>
      </w:pPr>
      <w:rPr>
        <w:rFonts w:ascii="Wingdings" w:hAnsi="Wingdings" w:hint="default"/>
      </w:rPr>
    </w:lvl>
  </w:abstractNum>
  <w:abstractNum w:abstractNumId="15" w15:restartNumberingAfterBreak="0">
    <w:nsid w:val="461826C8"/>
    <w:multiLevelType w:val="hybridMultilevel"/>
    <w:tmpl w:val="1E924762"/>
    <w:lvl w:ilvl="0" w:tplc="D28CEB92">
      <w:start w:val="1"/>
      <w:numFmt w:val="bullet"/>
      <w:lvlText w:val=""/>
      <w:lvlJc w:val="left"/>
      <w:pPr>
        <w:ind w:left="720" w:hanging="360"/>
      </w:pPr>
      <w:rPr>
        <w:rFonts w:ascii="Symbol" w:hAnsi="Symbol" w:hint="default"/>
      </w:rPr>
    </w:lvl>
    <w:lvl w:ilvl="1" w:tplc="E4D42586">
      <w:start w:val="1"/>
      <w:numFmt w:val="bullet"/>
      <w:lvlText w:val="o"/>
      <w:lvlJc w:val="left"/>
      <w:pPr>
        <w:ind w:left="1440" w:hanging="360"/>
      </w:pPr>
      <w:rPr>
        <w:rFonts w:ascii="Courier New" w:hAnsi="Courier New" w:hint="default"/>
      </w:rPr>
    </w:lvl>
    <w:lvl w:ilvl="2" w:tplc="004A783C">
      <w:start w:val="1"/>
      <w:numFmt w:val="bullet"/>
      <w:lvlText w:val=""/>
      <w:lvlJc w:val="left"/>
      <w:pPr>
        <w:ind w:left="2160" w:hanging="360"/>
      </w:pPr>
      <w:rPr>
        <w:rFonts w:ascii="Wingdings" w:hAnsi="Wingdings" w:hint="default"/>
      </w:rPr>
    </w:lvl>
    <w:lvl w:ilvl="3" w:tplc="0FF2F474">
      <w:start w:val="1"/>
      <w:numFmt w:val="bullet"/>
      <w:lvlText w:val=""/>
      <w:lvlJc w:val="left"/>
      <w:pPr>
        <w:ind w:left="2880" w:hanging="360"/>
      </w:pPr>
      <w:rPr>
        <w:rFonts w:ascii="Symbol" w:hAnsi="Symbol" w:hint="default"/>
      </w:rPr>
    </w:lvl>
    <w:lvl w:ilvl="4" w:tplc="A2760ED0">
      <w:start w:val="1"/>
      <w:numFmt w:val="bullet"/>
      <w:lvlText w:val="o"/>
      <w:lvlJc w:val="left"/>
      <w:pPr>
        <w:ind w:left="3600" w:hanging="360"/>
      </w:pPr>
      <w:rPr>
        <w:rFonts w:ascii="Courier New" w:hAnsi="Courier New" w:hint="default"/>
      </w:rPr>
    </w:lvl>
    <w:lvl w:ilvl="5" w:tplc="BC44F7A6">
      <w:start w:val="1"/>
      <w:numFmt w:val="bullet"/>
      <w:lvlText w:val=""/>
      <w:lvlJc w:val="left"/>
      <w:pPr>
        <w:ind w:left="4320" w:hanging="360"/>
      </w:pPr>
      <w:rPr>
        <w:rFonts w:ascii="Wingdings" w:hAnsi="Wingdings" w:hint="default"/>
      </w:rPr>
    </w:lvl>
    <w:lvl w:ilvl="6" w:tplc="2F54F50A">
      <w:start w:val="1"/>
      <w:numFmt w:val="bullet"/>
      <w:lvlText w:val=""/>
      <w:lvlJc w:val="left"/>
      <w:pPr>
        <w:ind w:left="5040" w:hanging="360"/>
      </w:pPr>
      <w:rPr>
        <w:rFonts w:ascii="Symbol" w:hAnsi="Symbol" w:hint="default"/>
      </w:rPr>
    </w:lvl>
    <w:lvl w:ilvl="7" w:tplc="0A603EFA">
      <w:start w:val="1"/>
      <w:numFmt w:val="bullet"/>
      <w:lvlText w:val="o"/>
      <w:lvlJc w:val="left"/>
      <w:pPr>
        <w:ind w:left="5760" w:hanging="360"/>
      </w:pPr>
      <w:rPr>
        <w:rFonts w:ascii="Courier New" w:hAnsi="Courier New" w:hint="default"/>
      </w:rPr>
    </w:lvl>
    <w:lvl w:ilvl="8" w:tplc="64360506">
      <w:start w:val="1"/>
      <w:numFmt w:val="bullet"/>
      <w:lvlText w:val=""/>
      <w:lvlJc w:val="left"/>
      <w:pPr>
        <w:ind w:left="6480" w:hanging="360"/>
      </w:pPr>
      <w:rPr>
        <w:rFonts w:ascii="Wingdings" w:hAnsi="Wingdings" w:hint="default"/>
      </w:rPr>
    </w:lvl>
  </w:abstractNum>
  <w:abstractNum w:abstractNumId="16" w15:restartNumberingAfterBreak="0">
    <w:nsid w:val="4CDE336C"/>
    <w:multiLevelType w:val="hybridMultilevel"/>
    <w:tmpl w:val="7C681B20"/>
    <w:lvl w:ilvl="0" w:tplc="FFFFFFFF">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D6035E7"/>
    <w:multiLevelType w:val="hybridMultilevel"/>
    <w:tmpl w:val="F62EF240"/>
    <w:lvl w:ilvl="0" w:tplc="2EE8D126">
      <w:start w:val="1"/>
      <w:numFmt w:val="bullet"/>
      <w:lvlText w:val=""/>
      <w:lvlJc w:val="left"/>
      <w:pPr>
        <w:ind w:left="720" w:hanging="360"/>
      </w:pPr>
      <w:rPr>
        <w:rFonts w:ascii="Symbol" w:hAnsi="Symbol" w:hint="default"/>
      </w:rPr>
    </w:lvl>
    <w:lvl w:ilvl="1" w:tplc="45A68778">
      <w:start w:val="1"/>
      <w:numFmt w:val="bullet"/>
      <w:lvlText w:val="o"/>
      <w:lvlJc w:val="left"/>
      <w:pPr>
        <w:ind w:left="1440" w:hanging="360"/>
      </w:pPr>
      <w:rPr>
        <w:rFonts w:ascii="Courier New" w:hAnsi="Courier New" w:hint="default"/>
      </w:rPr>
    </w:lvl>
    <w:lvl w:ilvl="2" w:tplc="9BB29C30">
      <w:start w:val="1"/>
      <w:numFmt w:val="bullet"/>
      <w:lvlText w:val=""/>
      <w:lvlJc w:val="left"/>
      <w:pPr>
        <w:ind w:left="2160" w:hanging="360"/>
      </w:pPr>
      <w:rPr>
        <w:rFonts w:ascii="Wingdings" w:hAnsi="Wingdings" w:hint="default"/>
      </w:rPr>
    </w:lvl>
    <w:lvl w:ilvl="3" w:tplc="85E64DD4">
      <w:start w:val="1"/>
      <w:numFmt w:val="bullet"/>
      <w:lvlText w:val=""/>
      <w:lvlJc w:val="left"/>
      <w:pPr>
        <w:ind w:left="2880" w:hanging="360"/>
      </w:pPr>
      <w:rPr>
        <w:rFonts w:ascii="Symbol" w:hAnsi="Symbol" w:hint="default"/>
      </w:rPr>
    </w:lvl>
    <w:lvl w:ilvl="4" w:tplc="345AF16A">
      <w:start w:val="1"/>
      <w:numFmt w:val="bullet"/>
      <w:lvlText w:val="o"/>
      <w:lvlJc w:val="left"/>
      <w:pPr>
        <w:ind w:left="3600" w:hanging="360"/>
      </w:pPr>
      <w:rPr>
        <w:rFonts w:ascii="Courier New" w:hAnsi="Courier New" w:hint="default"/>
      </w:rPr>
    </w:lvl>
    <w:lvl w:ilvl="5" w:tplc="0A8E47C2">
      <w:start w:val="1"/>
      <w:numFmt w:val="bullet"/>
      <w:lvlText w:val=""/>
      <w:lvlJc w:val="left"/>
      <w:pPr>
        <w:ind w:left="4320" w:hanging="360"/>
      </w:pPr>
      <w:rPr>
        <w:rFonts w:ascii="Wingdings" w:hAnsi="Wingdings" w:hint="default"/>
      </w:rPr>
    </w:lvl>
    <w:lvl w:ilvl="6" w:tplc="4D3A3B28">
      <w:start w:val="1"/>
      <w:numFmt w:val="bullet"/>
      <w:lvlText w:val=""/>
      <w:lvlJc w:val="left"/>
      <w:pPr>
        <w:ind w:left="5040" w:hanging="360"/>
      </w:pPr>
      <w:rPr>
        <w:rFonts w:ascii="Symbol" w:hAnsi="Symbol" w:hint="default"/>
      </w:rPr>
    </w:lvl>
    <w:lvl w:ilvl="7" w:tplc="CF7C45DE">
      <w:start w:val="1"/>
      <w:numFmt w:val="bullet"/>
      <w:lvlText w:val="o"/>
      <w:lvlJc w:val="left"/>
      <w:pPr>
        <w:ind w:left="5760" w:hanging="360"/>
      </w:pPr>
      <w:rPr>
        <w:rFonts w:ascii="Courier New" w:hAnsi="Courier New" w:hint="default"/>
      </w:rPr>
    </w:lvl>
    <w:lvl w:ilvl="8" w:tplc="CDEECBA2">
      <w:start w:val="1"/>
      <w:numFmt w:val="bullet"/>
      <w:lvlText w:val=""/>
      <w:lvlJc w:val="left"/>
      <w:pPr>
        <w:ind w:left="6480" w:hanging="360"/>
      </w:pPr>
      <w:rPr>
        <w:rFonts w:ascii="Wingdings" w:hAnsi="Wingdings" w:hint="default"/>
      </w:rPr>
    </w:lvl>
  </w:abstractNum>
  <w:abstractNum w:abstractNumId="18" w15:restartNumberingAfterBreak="0">
    <w:nsid w:val="4D6C3C7C"/>
    <w:multiLevelType w:val="hybridMultilevel"/>
    <w:tmpl w:val="A24A6498"/>
    <w:lvl w:ilvl="0" w:tplc="A48C01B0">
      <w:start w:val="1"/>
      <w:numFmt w:val="bullet"/>
      <w:lvlText w:val=""/>
      <w:lvlJc w:val="left"/>
      <w:pPr>
        <w:ind w:left="720" w:hanging="360"/>
      </w:pPr>
      <w:rPr>
        <w:rFonts w:ascii="Symbol" w:hAnsi="Symbol" w:hint="default"/>
      </w:rPr>
    </w:lvl>
    <w:lvl w:ilvl="1" w:tplc="FA38CF62">
      <w:start w:val="1"/>
      <w:numFmt w:val="bullet"/>
      <w:lvlText w:val="o"/>
      <w:lvlJc w:val="left"/>
      <w:pPr>
        <w:ind w:left="1440" w:hanging="360"/>
      </w:pPr>
      <w:rPr>
        <w:rFonts w:ascii="Courier New" w:hAnsi="Courier New" w:hint="default"/>
      </w:rPr>
    </w:lvl>
    <w:lvl w:ilvl="2" w:tplc="57CCAEB6">
      <w:start w:val="1"/>
      <w:numFmt w:val="bullet"/>
      <w:lvlText w:val=""/>
      <w:lvlJc w:val="left"/>
      <w:pPr>
        <w:ind w:left="2160" w:hanging="360"/>
      </w:pPr>
      <w:rPr>
        <w:rFonts w:ascii="Wingdings" w:hAnsi="Wingdings" w:hint="default"/>
      </w:rPr>
    </w:lvl>
    <w:lvl w:ilvl="3" w:tplc="EDC2F1C6">
      <w:start w:val="1"/>
      <w:numFmt w:val="bullet"/>
      <w:lvlText w:val=""/>
      <w:lvlJc w:val="left"/>
      <w:pPr>
        <w:ind w:left="2880" w:hanging="360"/>
      </w:pPr>
      <w:rPr>
        <w:rFonts w:ascii="Symbol" w:hAnsi="Symbol" w:hint="default"/>
      </w:rPr>
    </w:lvl>
    <w:lvl w:ilvl="4" w:tplc="D36EA85C">
      <w:start w:val="1"/>
      <w:numFmt w:val="bullet"/>
      <w:lvlText w:val="o"/>
      <w:lvlJc w:val="left"/>
      <w:pPr>
        <w:ind w:left="3600" w:hanging="360"/>
      </w:pPr>
      <w:rPr>
        <w:rFonts w:ascii="Courier New" w:hAnsi="Courier New" w:hint="default"/>
      </w:rPr>
    </w:lvl>
    <w:lvl w:ilvl="5" w:tplc="7F765976">
      <w:start w:val="1"/>
      <w:numFmt w:val="bullet"/>
      <w:lvlText w:val=""/>
      <w:lvlJc w:val="left"/>
      <w:pPr>
        <w:ind w:left="4320" w:hanging="360"/>
      </w:pPr>
      <w:rPr>
        <w:rFonts w:ascii="Wingdings" w:hAnsi="Wingdings" w:hint="default"/>
      </w:rPr>
    </w:lvl>
    <w:lvl w:ilvl="6" w:tplc="80E426C2">
      <w:start w:val="1"/>
      <w:numFmt w:val="bullet"/>
      <w:lvlText w:val=""/>
      <w:lvlJc w:val="left"/>
      <w:pPr>
        <w:ind w:left="5040" w:hanging="360"/>
      </w:pPr>
      <w:rPr>
        <w:rFonts w:ascii="Symbol" w:hAnsi="Symbol" w:hint="default"/>
      </w:rPr>
    </w:lvl>
    <w:lvl w:ilvl="7" w:tplc="565EC260">
      <w:start w:val="1"/>
      <w:numFmt w:val="bullet"/>
      <w:lvlText w:val="o"/>
      <w:lvlJc w:val="left"/>
      <w:pPr>
        <w:ind w:left="5760" w:hanging="360"/>
      </w:pPr>
      <w:rPr>
        <w:rFonts w:ascii="Courier New" w:hAnsi="Courier New" w:hint="default"/>
      </w:rPr>
    </w:lvl>
    <w:lvl w:ilvl="8" w:tplc="9730A934">
      <w:start w:val="1"/>
      <w:numFmt w:val="bullet"/>
      <w:lvlText w:val=""/>
      <w:lvlJc w:val="left"/>
      <w:pPr>
        <w:ind w:left="6480" w:hanging="360"/>
      </w:pPr>
      <w:rPr>
        <w:rFonts w:ascii="Wingdings" w:hAnsi="Wingdings" w:hint="default"/>
      </w:rPr>
    </w:lvl>
  </w:abstractNum>
  <w:abstractNum w:abstractNumId="19" w15:restartNumberingAfterBreak="0">
    <w:nsid w:val="542113C2"/>
    <w:multiLevelType w:val="hybridMultilevel"/>
    <w:tmpl w:val="25023B2E"/>
    <w:lvl w:ilvl="0" w:tplc="BEE285E4">
      <w:start w:val="1"/>
      <w:numFmt w:val="bullet"/>
      <w:lvlText w:val=""/>
      <w:lvlJc w:val="left"/>
      <w:pPr>
        <w:ind w:left="720" w:hanging="360"/>
      </w:pPr>
      <w:rPr>
        <w:rFonts w:ascii="Symbol" w:hAnsi="Symbol" w:hint="default"/>
      </w:rPr>
    </w:lvl>
    <w:lvl w:ilvl="1" w:tplc="E23000B8">
      <w:start w:val="1"/>
      <w:numFmt w:val="bullet"/>
      <w:lvlText w:val="o"/>
      <w:lvlJc w:val="left"/>
      <w:pPr>
        <w:ind w:left="1440" w:hanging="360"/>
      </w:pPr>
      <w:rPr>
        <w:rFonts w:ascii="Courier New" w:hAnsi="Courier New" w:hint="default"/>
      </w:rPr>
    </w:lvl>
    <w:lvl w:ilvl="2" w:tplc="D4BEF5DC">
      <w:start w:val="1"/>
      <w:numFmt w:val="bullet"/>
      <w:lvlText w:val=""/>
      <w:lvlJc w:val="left"/>
      <w:pPr>
        <w:ind w:left="2160" w:hanging="360"/>
      </w:pPr>
      <w:rPr>
        <w:rFonts w:ascii="Wingdings" w:hAnsi="Wingdings" w:hint="default"/>
      </w:rPr>
    </w:lvl>
    <w:lvl w:ilvl="3" w:tplc="9740F4DC">
      <w:start w:val="1"/>
      <w:numFmt w:val="bullet"/>
      <w:lvlText w:val=""/>
      <w:lvlJc w:val="left"/>
      <w:pPr>
        <w:ind w:left="2880" w:hanging="360"/>
      </w:pPr>
      <w:rPr>
        <w:rFonts w:ascii="Symbol" w:hAnsi="Symbol" w:hint="default"/>
      </w:rPr>
    </w:lvl>
    <w:lvl w:ilvl="4" w:tplc="4FB8BE28">
      <w:start w:val="1"/>
      <w:numFmt w:val="bullet"/>
      <w:lvlText w:val="o"/>
      <w:lvlJc w:val="left"/>
      <w:pPr>
        <w:ind w:left="3600" w:hanging="360"/>
      </w:pPr>
      <w:rPr>
        <w:rFonts w:ascii="Courier New" w:hAnsi="Courier New" w:hint="default"/>
      </w:rPr>
    </w:lvl>
    <w:lvl w:ilvl="5" w:tplc="84423FA8">
      <w:start w:val="1"/>
      <w:numFmt w:val="bullet"/>
      <w:lvlText w:val=""/>
      <w:lvlJc w:val="left"/>
      <w:pPr>
        <w:ind w:left="4320" w:hanging="360"/>
      </w:pPr>
      <w:rPr>
        <w:rFonts w:ascii="Wingdings" w:hAnsi="Wingdings" w:hint="default"/>
      </w:rPr>
    </w:lvl>
    <w:lvl w:ilvl="6" w:tplc="86C6EF56">
      <w:start w:val="1"/>
      <w:numFmt w:val="bullet"/>
      <w:lvlText w:val=""/>
      <w:lvlJc w:val="left"/>
      <w:pPr>
        <w:ind w:left="5040" w:hanging="360"/>
      </w:pPr>
      <w:rPr>
        <w:rFonts w:ascii="Symbol" w:hAnsi="Symbol" w:hint="default"/>
      </w:rPr>
    </w:lvl>
    <w:lvl w:ilvl="7" w:tplc="5C3E20B2">
      <w:start w:val="1"/>
      <w:numFmt w:val="bullet"/>
      <w:lvlText w:val="o"/>
      <w:lvlJc w:val="left"/>
      <w:pPr>
        <w:ind w:left="5760" w:hanging="360"/>
      </w:pPr>
      <w:rPr>
        <w:rFonts w:ascii="Courier New" w:hAnsi="Courier New" w:hint="default"/>
      </w:rPr>
    </w:lvl>
    <w:lvl w:ilvl="8" w:tplc="B39031CA">
      <w:start w:val="1"/>
      <w:numFmt w:val="bullet"/>
      <w:lvlText w:val=""/>
      <w:lvlJc w:val="left"/>
      <w:pPr>
        <w:ind w:left="6480" w:hanging="360"/>
      </w:pPr>
      <w:rPr>
        <w:rFonts w:ascii="Wingdings" w:hAnsi="Wingdings" w:hint="default"/>
      </w:rPr>
    </w:lvl>
  </w:abstractNum>
  <w:abstractNum w:abstractNumId="20" w15:restartNumberingAfterBreak="0">
    <w:nsid w:val="5807A197"/>
    <w:multiLevelType w:val="hybridMultilevel"/>
    <w:tmpl w:val="53206CBE"/>
    <w:lvl w:ilvl="0" w:tplc="0D7EF826">
      <w:start w:val="1"/>
      <w:numFmt w:val="bullet"/>
      <w:lvlText w:val=""/>
      <w:lvlJc w:val="left"/>
      <w:pPr>
        <w:ind w:left="720" w:hanging="360"/>
      </w:pPr>
      <w:rPr>
        <w:rFonts w:ascii="Symbol" w:hAnsi="Symbol" w:hint="default"/>
      </w:rPr>
    </w:lvl>
    <w:lvl w:ilvl="1" w:tplc="5740B0CE">
      <w:start w:val="1"/>
      <w:numFmt w:val="bullet"/>
      <w:lvlText w:val="o"/>
      <w:lvlJc w:val="left"/>
      <w:pPr>
        <w:ind w:left="1440" w:hanging="360"/>
      </w:pPr>
      <w:rPr>
        <w:rFonts w:ascii="Courier New" w:hAnsi="Courier New" w:hint="default"/>
      </w:rPr>
    </w:lvl>
    <w:lvl w:ilvl="2" w:tplc="6CEE6110">
      <w:start w:val="1"/>
      <w:numFmt w:val="bullet"/>
      <w:lvlText w:val=""/>
      <w:lvlJc w:val="left"/>
      <w:pPr>
        <w:ind w:left="2160" w:hanging="360"/>
      </w:pPr>
      <w:rPr>
        <w:rFonts w:ascii="Wingdings" w:hAnsi="Wingdings" w:hint="default"/>
      </w:rPr>
    </w:lvl>
    <w:lvl w:ilvl="3" w:tplc="FD36AB46">
      <w:start w:val="1"/>
      <w:numFmt w:val="bullet"/>
      <w:lvlText w:val=""/>
      <w:lvlJc w:val="left"/>
      <w:pPr>
        <w:ind w:left="2880" w:hanging="360"/>
      </w:pPr>
      <w:rPr>
        <w:rFonts w:ascii="Symbol" w:hAnsi="Symbol" w:hint="default"/>
      </w:rPr>
    </w:lvl>
    <w:lvl w:ilvl="4" w:tplc="16EE2778">
      <w:start w:val="1"/>
      <w:numFmt w:val="bullet"/>
      <w:lvlText w:val="o"/>
      <w:lvlJc w:val="left"/>
      <w:pPr>
        <w:ind w:left="3600" w:hanging="360"/>
      </w:pPr>
      <w:rPr>
        <w:rFonts w:ascii="Courier New" w:hAnsi="Courier New" w:hint="default"/>
      </w:rPr>
    </w:lvl>
    <w:lvl w:ilvl="5" w:tplc="7A22F3DC">
      <w:start w:val="1"/>
      <w:numFmt w:val="bullet"/>
      <w:lvlText w:val=""/>
      <w:lvlJc w:val="left"/>
      <w:pPr>
        <w:ind w:left="4320" w:hanging="360"/>
      </w:pPr>
      <w:rPr>
        <w:rFonts w:ascii="Wingdings" w:hAnsi="Wingdings" w:hint="default"/>
      </w:rPr>
    </w:lvl>
    <w:lvl w:ilvl="6" w:tplc="E3328DB8">
      <w:start w:val="1"/>
      <w:numFmt w:val="bullet"/>
      <w:lvlText w:val=""/>
      <w:lvlJc w:val="left"/>
      <w:pPr>
        <w:ind w:left="5040" w:hanging="360"/>
      </w:pPr>
      <w:rPr>
        <w:rFonts w:ascii="Symbol" w:hAnsi="Symbol" w:hint="default"/>
      </w:rPr>
    </w:lvl>
    <w:lvl w:ilvl="7" w:tplc="6E4CC414">
      <w:start w:val="1"/>
      <w:numFmt w:val="bullet"/>
      <w:lvlText w:val="o"/>
      <w:lvlJc w:val="left"/>
      <w:pPr>
        <w:ind w:left="5760" w:hanging="360"/>
      </w:pPr>
      <w:rPr>
        <w:rFonts w:ascii="Courier New" w:hAnsi="Courier New" w:hint="default"/>
      </w:rPr>
    </w:lvl>
    <w:lvl w:ilvl="8" w:tplc="E48C5AE6">
      <w:start w:val="1"/>
      <w:numFmt w:val="bullet"/>
      <w:lvlText w:val=""/>
      <w:lvlJc w:val="left"/>
      <w:pPr>
        <w:ind w:left="6480" w:hanging="360"/>
      </w:pPr>
      <w:rPr>
        <w:rFonts w:ascii="Wingdings" w:hAnsi="Wingdings" w:hint="default"/>
      </w:rPr>
    </w:lvl>
  </w:abstractNum>
  <w:abstractNum w:abstractNumId="21" w15:restartNumberingAfterBreak="0">
    <w:nsid w:val="5DE62D69"/>
    <w:multiLevelType w:val="hybridMultilevel"/>
    <w:tmpl w:val="A9FE1EBC"/>
    <w:lvl w:ilvl="0" w:tplc="7206DCEE">
      <w:start w:val="1"/>
      <w:numFmt w:val="lowerLetter"/>
      <w:lvlText w:val="%1."/>
      <w:lvlJc w:val="left"/>
      <w:pPr>
        <w:ind w:left="1440" w:hanging="360"/>
      </w:pPr>
    </w:lvl>
    <w:lvl w:ilvl="1" w:tplc="4DDEBBDC">
      <w:start w:val="1"/>
      <w:numFmt w:val="lowerLetter"/>
      <w:lvlText w:val="%2."/>
      <w:lvlJc w:val="left"/>
      <w:pPr>
        <w:ind w:left="2160" w:hanging="360"/>
      </w:pPr>
    </w:lvl>
    <w:lvl w:ilvl="2" w:tplc="63623092">
      <w:start w:val="1"/>
      <w:numFmt w:val="lowerRoman"/>
      <w:lvlText w:val="%3."/>
      <w:lvlJc w:val="right"/>
      <w:pPr>
        <w:ind w:left="2880" w:hanging="180"/>
      </w:pPr>
    </w:lvl>
    <w:lvl w:ilvl="3" w:tplc="D6B8D4A6">
      <w:start w:val="1"/>
      <w:numFmt w:val="decimal"/>
      <w:lvlText w:val="%4."/>
      <w:lvlJc w:val="left"/>
      <w:pPr>
        <w:ind w:left="3600" w:hanging="360"/>
      </w:pPr>
    </w:lvl>
    <w:lvl w:ilvl="4" w:tplc="7A6AC6F8">
      <w:start w:val="1"/>
      <w:numFmt w:val="lowerLetter"/>
      <w:lvlText w:val="%5."/>
      <w:lvlJc w:val="left"/>
      <w:pPr>
        <w:ind w:left="4320" w:hanging="360"/>
      </w:pPr>
    </w:lvl>
    <w:lvl w:ilvl="5" w:tplc="89EEFFE2">
      <w:start w:val="1"/>
      <w:numFmt w:val="lowerRoman"/>
      <w:lvlText w:val="%6."/>
      <w:lvlJc w:val="right"/>
      <w:pPr>
        <w:ind w:left="5040" w:hanging="180"/>
      </w:pPr>
    </w:lvl>
    <w:lvl w:ilvl="6" w:tplc="205E0A30">
      <w:start w:val="1"/>
      <w:numFmt w:val="decimal"/>
      <w:lvlText w:val="%7."/>
      <w:lvlJc w:val="left"/>
      <w:pPr>
        <w:ind w:left="5760" w:hanging="360"/>
      </w:pPr>
    </w:lvl>
    <w:lvl w:ilvl="7" w:tplc="4830EAC8">
      <w:start w:val="1"/>
      <w:numFmt w:val="lowerLetter"/>
      <w:lvlText w:val="%8."/>
      <w:lvlJc w:val="left"/>
      <w:pPr>
        <w:ind w:left="6480" w:hanging="360"/>
      </w:pPr>
    </w:lvl>
    <w:lvl w:ilvl="8" w:tplc="9E5EFECA">
      <w:start w:val="1"/>
      <w:numFmt w:val="lowerRoman"/>
      <w:lvlText w:val="%9."/>
      <w:lvlJc w:val="right"/>
      <w:pPr>
        <w:ind w:left="7200" w:hanging="180"/>
      </w:pPr>
    </w:lvl>
  </w:abstractNum>
  <w:abstractNum w:abstractNumId="22" w15:restartNumberingAfterBreak="0">
    <w:nsid w:val="6022F81A"/>
    <w:multiLevelType w:val="hybridMultilevel"/>
    <w:tmpl w:val="BCE4EAB4"/>
    <w:lvl w:ilvl="0" w:tplc="9BD0F5CA">
      <w:start w:val="1"/>
      <w:numFmt w:val="bullet"/>
      <w:lvlText w:val=""/>
      <w:lvlJc w:val="left"/>
      <w:pPr>
        <w:ind w:left="720" w:hanging="360"/>
      </w:pPr>
      <w:rPr>
        <w:rFonts w:ascii="Symbol" w:hAnsi="Symbol" w:hint="default"/>
      </w:rPr>
    </w:lvl>
    <w:lvl w:ilvl="1" w:tplc="DB700A16">
      <w:start w:val="1"/>
      <w:numFmt w:val="bullet"/>
      <w:lvlText w:val="o"/>
      <w:lvlJc w:val="left"/>
      <w:pPr>
        <w:ind w:left="1440" w:hanging="360"/>
      </w:pPr>
      <w:rPr>
        <w:rFonts w:ascii="Courier New" w:hAnsi="Courier New" w:hint="default"/>
      </w:rPr>
    </w:lvl>
    <w:lvl w:ilvl="2" w:tplc="4634A950">
      <w:start w:val="1"/>
      <w:numFmt w:val="bullet"/>
      <w:lvlText w:val=""/>
      <w:lvlJc w:val="left"/>
      <w:pPr>
        <w:ind w:left="2160" w:hanging="360"/>
      </w:pPr>
      <w:rPr>
        <w:rFonts w:ascii="Wingdings" w:hAnsi="Wingdings" w:hint="default"/>
      </w:rPr>
    </w:lvl>
    <w:lvl w:ilvl="3" w:tplc="1350602A">
      <w:start w:val="1"/>
      <w:numFmt w:val="bullet"/>
      <w:lvlText w:val=""/>
      <w:lvlJc w:val="left"/>
      <w:pPr>
        <w:ind w:left="2880" w:hanging="360"/>
      </w:pPr>
      <w:rPr>
        <w:rFonts w:ascii="Symbol" w:hAnsi="Symbol" w:hint="default"/>
      </w:rPr>
    </w:lvl>
    <w:lvl w:ilvl="4" w:tplc="A83CAD14">
      <w:start w:val="1"/>
      <w:numFmt w:val="bullet"/>
      <w:lvlText w:val="o"/>
      <w:lvlJc w:val="left"/>
      <w:pPr>
        <w:ind w:left="3600" w:hanging="360"/>
      </w:pPr>
      <w:rPr>
        <w:rFonts w:ascii="Courier New" w:hAnsi="Courier New" w:hint="default"/>
      </w:rPr>
    </w:lvl>
    <w:lvl w:ilvl="5" w:tplc="74F4328C">
      <w:start w:val="1"/>
      <w:numFmt w:val="bullet"/>
      <w:lvlText w:val=""/>
      <w:lvlJc w:val="left"/>
      <w:pPr>
        <w:ind w:left="4320" w:hanging="360"/>
      </w:pPr>
      <w:rPr>
        <w:rFonts w:ascii="Wingdings" w:hAnsi="Wingdings" w:hint="default"/>
      </w:rPr>
    </w:lvl>
    <w:lvl w:ilvl="6" w:tplc="6A8A8DB2">
      <w:start w:val="1"/>
      <w:numFmt w:val="bullet"/>
      <w:lvlText w:val=""/>
      <w:lvlJc w:val="left"/>
      <w:pPr>
        <w:ind w:left="5040" w:hanging="360"/>
      </w:pPr>
      <w:rPr>
        <w:rFonts w:ascii="Symbol" w:hAnsi="Symbol" w:hint="default"/>
      </w:rPr>
    </w:lvl>
    <w:lvl w:ilvl="7" w:tplc="6F6AD374">
      <w:start w:val="1"/>
      <w:numFmt w:val="bullet"/>
      <w:lvlText w:val="o"/>
      <w:lvlJc w:val="left"/>
      <w:pPr>
        <w:ind w:left="5760" w:hanging="360"/>
      </w:pPr>
      <w:rPr>
        <w:rFonts w:ascii="Courier New" w:hAnsi="Courier New" w:hint="default"/>
      </w:rPr>
    </w:lvl>
    <w:lvl w:ilvl="8" w:tplc="C8F01EFA">
      <w:start w:val="1"/>
      <w:numFmt w:val="bullet"/>
      <w:lvlText w:val=""/>
      <w:lvlJc w:val="left"/>
      <w:pPr>
        <w:ind w:left="6480" w:hanging="360"/>
      </w:pPr>
      <w:rPr>
        <w:rFonts w:ascii="Wingdings" w:hAnsi="Wingdings" w:hint="default"/>
      </w:rPr>
    </w:lvl>
  </w:abstractNum>
  <w:abstractNum w:abstractNumId="23" w15:restartNumberingAfterBreak="0">
    <w:nsid w:val="62694B6A"/>
    <w:multiLevelType w:val="hybridMultilevel"/>
    <w:tmpl w:val="8DA8D0E0"/>
    <w:lvl w:ilvl="0" w:tplc="C7967050">
      <w:start w:val="1"/>
      <w:numFmt w:val="lowerLetter"/>
      <w:lvlText w:val="%1."/>
      <w:lvlJc w:val="left"/>
      <w:pPr>
        <w:ind w:left="720" w:hanging="360"/>
      </w:pPr>
    </w:lvl>
    <w:lvl w:ilvl="1" w:tplc="193434D8">
      <w:start w:val="1"/>
      <w:numFmt w:val="lowerLetter"/>
      <w:lvlText w:val="%2."/>
      <w:lvlJc w:val="left"/>
      <w:pPr>
        <w:ind w:left="1440" w:hanging="360"/>
      </w:pPr>
    </w:lvl>
    <w:lvl w:ilvl="2" w:tplc="AEF80DC4">
      <w:start w:val="1"/>
      <w:numFmt w:val="lowerRoman"/>
      <w:lvlText w:val="%3."/>
      <w:lvlJc w:val="right"/>
      <w:pPr>
        <w:ind w:left="2160" w:hanging="180"/>
      </w:pPr>
    </w:lvl>
    <w:lvl w:ilvl="3" w:tplc="537E8C92">
      <w:start w:val="1"/>
      <w:numFmt w:val="decimal"/>
      <w:lvlText w:val="%4."/>
      <w:lvlJc w:val="left"/>
      <w:pPr>
        <w:ind w:left="2880" w:hanging="360"/>
      </w:pPr>
    </w:lvl>
    <w:lvl w:ilvl="4" w:tplc="30D4AA88">
      <w:start w:val="1"/>
      <w:numFmt w:val="lowerLetter"/>
      <w:lvlText w:val="%5."/>
      <w:lvlJc w:val="left"/>
      <w:pPr>
        <w:ind w:left="3600" w:hanging="360"/>
      </w:pPr>
    </w:lvl>
    <w:lvl w:ilvl="5" w:tplc="CAD4D2D8">
      <w:start w:val="1"/>
      <w:numFmt w:val="lowerRoman"/>
      <w:lvlText w:val="%6."/>
      <w:lvlJc w:val="right"/>
      <w:pPr>
        <w:ind w:left="4320" w:hanging="180"/>
      </w:pPr>
    </w:lvl>
    <w:lvl w:ilvl="6" w:tplc="23CED7F8">
      <w:start w:val="1"/>
      <w:numFmt w:val="decimal"/>
      <w:lvlText w:val="%7."/>
      <w:lvlJc w:val="left"/>
      <w:pPr>
        <w:ind w:left="5040" w:hanging="360"/>
      </w:pPr>
    </w:lvl>
    <w:lvl w:ilvl="7" w:tplc="06F2BFE4">
      <w:start w:val="1"/>
      <w:numFmt w:val="lowerLetter"/>
      <w:lvlText w:val="%8."/>
      <w:lvlJc w:val="left"/>
      <w:pPr>
        <w:ind w:left="5760" w:hanging="360"/>
      </w:pPr>
    </w:lvl>
    <w:lvl w:ilvl="8" w:tplc="34D67348">
      <w:start w:val="1"/>
      <w:numFmt w:val="lowerRoman"/>
      <w:lvlText w:val="%9."/>
      <w:lvlJc w:val="right"/>
      <w:pPr>
        <w:ind w:left="6480" w:hanging="180"/>
      </w:pPr>
    </w:lvl>
  </w:abstractNum>
  <w:abstractNum w:abstractNumId="24" w15:restartNumberingAfterBreak="0">
    <w:nsid w:val="69BB8173"/>
    <w:multiLevelType w:val="hybridMultilevel"/>
    <w:tmpl w:val="3B92D064"/>
    <w:lvl w:ilvl="0" w:tplc="0C8E06A2">
      <w:start w:val="1"/>
      <w:numFmt w:val="bullet"/>
      <w:lvlText w:val=""/>
      <w:lvlJc w:val="left"/>
      <w:pPr>
        <w:ind w:left="720" w:hanging="360"/>
      </w:pPr>
      <w:rPr>
        <w:rFonts w:ascii="Symbol" w:hAnsi="Symbol" w:hint="default"/>
      </w:rPr>
    </w:lvl>
    <w:lvl w:ilvl="1" w:tplc="D004C944">
      <w:start w:val="1"/>
      <w:numFmt w:val="bullet"/>
      <w:lvlText w:val="o"/>
      <w:lvlJc w:val="left"/>
      <w:pPr>
        <w:ind w:left="1440" w:hanging="360"/>
      </w:pPr>
      <w:rPr>
        <w:rFonts w:ascii="Courier New" w:hAnsi="Courier New" w:hint="default"/>
      </w:rPr>
    </w:lvl>
    <w:lvl w:ilvl="2" w:tplc="B798EF9E">
      <w:start w:val="1"/>
      <w:numFmt w:val="bullet"/>
      <w:lvlText w:val=""/>
      <w:lvlJc w:val="left"/>
      <w:pPr>
        <w:ind w:left="2160" w:hanging="360"/>
      </w:pPr>
      <w:rPr>
        <w:rFonts w:ascii="Wingdings" w:hAnsi="Wingdings" w:hint="default"/>
      </w:rPr>
    </w:lvl>
    <w:lvl w:ilvl="3" w:tplc="1A208A9A">
      <w:start w:val="1"/>
      <w:numFmt w:val="bullet"/>
      <w:lvlText w:val=""/>
      <w:lvlJc w:val="left"/>
      <w:pPr>
        <w:ind w:left="2880" w:hanging="360"/>
      </w:pPr>
      <w:rPr>
        <w:rFonts w:ascii="Symbol" w:hAnsi="Symbol" w:hint="default"/>
      </w:rPr>
    </w:lvl>
    <w:lvl w:ilvl="4" w:tplc="C89470E6">
      <w:start w:val="1"/>
      <w:numFmt w:val="bullet"/>
      <w:lvlText w:val="o"/>
      <w:lvlJc w:val="left"/>
      <w:pPr>
        <w:ind w:left="3600" w:hanging="360"/>
      </w:pPr>
      <w:rPr>
        <w:rFonts w:ascii="Courier New" w:hAnsi="Courier New" w:hint="default"/>
      </w:rPr>
    </w:lvl>
    <w:lvl w:ilvl="5" w:tplc="993AC526">
      <w:start w:val="1"/>
      <w:numFmt w:val="bullet"/>
      <w:lvlText w:val=""/>
      <w:lvlJc w:val="left"/>
      <w:pPr>
        <w:ind w:left="4320" w:hanging="360"/>
      </w:pPr>
      <w:rPr>
        <w:rFonts w:ascii="Wingdings" w:hAnsi="Wingdings" w:hint="default"/>
      </w:rPr>
    </w:lvl>
    <w:lvl w:ilvl="6" w:tplc="CFBCECA4">
      <w:start w:val="1"/>
      <w:numFmt w:val="bullet"/>
      <w:lvlText w:val=""/>
      <w:lvlJc w:val="left"/>
      <w:pPr>
        <w:ind w:left="5040" w:hanging="360"/>
      </w:pPr>
      <w:rPr>
        <w:rFonts w:ascii="Symbol" w:hAnsi="Symbol" w:hint="default"/>
      </w:rPr>
    </w:lvl>
    <w:lvl w:ilvl="7" w:tplc="FD9AA43A">
      <w:start w:val="1"/>
      <w:numFmt w:val="bullet"/>
      <w:lvlText w:val="o"/>
      <w:lvlJc w:val="left"/>
      <w:pPr>
        <w:ind w:left="5760" w:hanging="360"/>
      </w:pPr>
      <w:rPr>
        <w:rFonts w:ascii="Courier New" w:hAnsi="Courier New" w:hint="default"/>
      </w:rPr>
    </w:lvl>
    <w:lvl w:ilvl="8" w:tplc="E79E28FA">
      <w:start w:val="1"/>
      <w:numFmt w:val="bullet"/>
      <w:lvlText w:val=""/>
      <w:lvlJc w:val="left"/>
      <w:pPr>
        <w:ind w:left="6480" w:hanging="360"/>
      </w:pPr>
      <w:rPr>
        <w:rFonts w:ascii="Wingdings" w:hAnsi="Wingdings" w:hint="default"/>
      </w:rPr>
    </w:lvl>
  </w:abstractNum>
  <w:abstractNum w:abstractNumId="25" w15:restartNumberingAfterBreak="0">
    <w:nsid w:val="6B75C209"/>
    <w:multiLevelType w:val="hybridMultilevel"/>
    <w:tmpl w:val="C3620DEA"/>
    <w:lvl w:ilvl="0" w:tplc="4F4A2ECE">
      <w:start w:val="1"/>
      <w:numFmt w:val="decimal"/>
      <w:lvlText w:val="%1."/>
      <w:lvlJc w:val="left"/>
      <w:pPr>
        <w:ind w:left="720" w:hanging="360"/>
      </w:pPr>
    </w:lvl>
    <w:lvl w:ilvl="1" w:tplc="0254BE60">
      <w:start w:val="1"/>
      <w:numFmt w:val="lowerLetter"/>
      <w:lvlText w:val="%2."/>
      <w:lvlJc w:val="left"/>
      <w:pPr>
        <w:ind w:left="1440" w:hanging="360"/>
      </w:pPr>
    </w:lvl>
    <w:lvl w:ilvl="2" w:tplc="E610A384">
      <w:start w:val="1"/>
      <w:numFmt w:val="lowerRoman"/>
      <w:lvlText w:val="%3."/>
      <w:lvlJc w:val="right"/>
      <w:pPr>
        <w:ind w:left="2160" w:hanging="180"/>
      </w:pPr>
    </w:lvl>
    <w:lvl w:ilvl="3" w:tplc="6BF63674">
      <w:start w:val="1"/>
      <w:numFmt w:val="decimal"/>
      <w:lvlText w:val="%4."/>
      <w:lvlJc w:val="left"/>
      <w:pPr>
        <w:ind w:left="2880" w:hanging="360"/>
      </w:pPr>
    </w:lvl>
    <w:lvl w:ilvl="4" w:tplc="4C5E187E">
      <w:start w:val="1"/>
      <w:numFmt w:val="lowerLetter"/>
      <w:lvlText w:val="%5."/>
      <w:lvlJc w:val="left"/>
      <w:pPr>
        <w:ind w:left="3600" w:hanging="360"/>
      </w:pPr>
    </w:lvl>
    <w:lvl w:ilvl="5" w:tplc="0A187CDE">
      <w:start w:val="1"/>
      <w:numFmt w:val="lowerRoman"/>
      <w:lvlText w:val="%6."/>
      <w:lvlJc w:val="right"/>
      <w:pPr>
        <w:ind w:left="4320" w:hanging="180"/>
      </w:pPr>
    </w:lvl>
    <w:lvl w:ilvl="6" w:tplc="E4B2348E">
      <w:start w:val="1"/>
      <w:numFmt w:val="decimal"/>
      <w:lvlText w:val="%7."/>
      <w:lvlJc w:val="left"/>
      <w:pPr>
        <w:ind w:left="5040" w:hanging="360"/>
      </w:pPr>
    </w:lvl>
    <w:lvl w:ilvl="7" w:tplc="83666140">
      <w:start w:val="1"/>
      <w:numFmt w:val="lowerLetter"/>
      <w:lvlText w:val="%8."/>
      <w:lvlJc w:val="left"/>
      <w:pPr>
        <w:ind w:left="5760" w:hanging="360"/>
      </w:pPr>
    </w:lvl>
    <w:lvl w:ilvl="8" w:tplc="442CDBD8">
      <w:start w:val="1"/>
      <w:numFmt w:val="lowerRoman"/>
      <w:lvlText w:val="%9."/>
      <w:lvlJc w:val="right"/>
      <w:pPr>
        <w:ind w:left="6480" w:hanging="180"/>
      </w:pPr>
    </w:lvl>
  </w:abstractNum>
  <w:abstractNum w:abstractNumId="26" w15:restartNumberingAfterBreak="0">
    <w:nsid w:val="6EB75573"/>
    <w:multiLevelType w:val="hybridMultilevel"/>
    <w:tmpl w:val="BEF2E44C"/>
    <w:lvl w:ilvl="0" w:tplc="F7BC876A">
      <w:start w:val="1"/>
      <w:numFmt w:val="decimal"/>
      <w:lvlText w:val="%1."/>
      <w:lvlJc w:val="left"/>
      <w:pPr>
        <w:ind w:left="720" w:hanging="360"/>
      </w:pPr>
    </w:lvl>
    <w:lvl w:ilvl="1" w:tplc="925C4BE8">
      <w:start w:val="1"/>
      <w:numFmt w:val="lowerLetter"/>
      <w:lvlText w:val="%2."/>
      <w:lvlJc w:val="left"/>
      <w:pPr>
        <w:ind w:left="1440" w:hanging="360"/>
      </w:pPr>
    </w:lvl>
    <w:lvl w:ilvl="2" w:tplc="58D42C84">
      <w:start w:val="1"/>
      <w:numFmt w:val="lowerRoman"/>
      <w:lvlText w:val="%3."/>
      <w:lvlJc w:val="right"/>
      <w:pPr>
        <w:ind w:left="2160" w:hanging="180"/>
      </w:pPr>
    </w:lvl>
    <w:lvl w:ilvl="3" w:tplc="42341F9A">
      <w:start w:val="1"/>
      <w:numFmt w:val="decimal"/>
      <w:lvlText w:val="%4."/>
      <w:lvlJc w:val="left"/>
      <w:pPr>
        <w:ind w:left="2880" w:hanging="360"/>
      </w:pPr>
    </w:lvl>
    <w:lvl w:ilvl="4" w:tplc="C478D700">
      <w:start w:val="1"/>
      <w:numFmt w:val="lowerLetter"/>
      <w:lvlText w:val="%5."/>
      <w:lvlJc w:val="left"/>
      <w:pPr>
        <w:ind w:left="3600" w:hanging="360"/>
      </w:pPr>
    </w:lvl>
    <w:lvl w:ilvl="5" w:tplc="A5BA77C0">
      <w:start w:val="1"/>
      <w:numFmt w:val="lowerRoman"/>
      <w:lvlText w:val="%6."/>
      <w:lvlJc w:val="right"/>
      <w:pPr>
        <w:ind w:left="4320" w:hanging="180"/>
      </w:pPr>
    </w:lvl>
    <w:lvl w:ilvl="6" w:tplc="8A52FC54">
      <w:start w:val="1"/>
      <w:numFmt w:val="decimal"/>
      <w:lvlText w:val="%7."/>
      <w:lvlJc w:val="left"/>
      <w:pPr>
        <w:ind w:left="5040" w:hanging="360"/>
      </w:pPr>
    </w:lvl>
    <w:lvl w:ilvl="7" w:tplc="B254AE12">
      <w:start w:val="1"/>
      <w:numFmt w:val="lowerLetter"/>
      <w:lvlText w:val="%8."/>
      <w:lvlJc w:val="left"/>
      <w:pPr>
        <w:ind w:left="5760" w:hanging="360"/>
      </w:pPr>
    </w:lvl>
    <w:lvl w:ilvl="8" w:tplc="9C281462">
      <w:start w:val="1"/>
      <w:numFmt w:val="lowerRoman"/>
      <w:lvlText w:val="%9."/>
      <w:lvlJc w:val="right"/>
      <w:pPr>
        <w:ind w:left="6480" w:hanging="180"/>
      </w:pPr>
    </w:lvl>
  </w:abstractNum>
  <w:num w:numId="1" w16cid:durableId="138614995">
    <w:abstractNumId w:val="6"/>
  </w:num>
  <w:num w:numId="2" w16cid:durableId="79524470">
    <w:abstractNumId w:val="22"/>
  </w:num>
  <w:num w:numId="3" w16cid:durableId="912280031">
    <w:abstractNumId w:val="10"/>
  </w:num>
  <w:num w:numId="4" w16cid:durableId="128132694">
    <w:abstractNumId w:val="1"/>
  </w:num>
  <w:num w:numId="5" w16cid:durableId="1891066159">
    <w:abstractNumId w:val="23"/>
  </w:num>
  <w:num w:numId="6" w16cid:durableId="933128290">
    <w:abstractNumId w:val="20"/>
  </w:num>
  <w:num w:numId="7" w16cid:durableId="867261771">
    <w:abstractNumId w:val="14"/>
  </w:num>
  <w:num w:numId="8" w16cid:durableId="1055592331">
    <w:abstractNumId w:val="7"/>
  </w:num>
  <w:num w:numId="9" w16cid:durableId="252445742">
    <w:abstractNumId w:val="19"/>
  </w:num>
  <w:num w:numId="10" w16cid:durableId="1662730594">
    <w:abstractNumId w:val="18"/>
  </w:num>
  <w:num w:numId="11" w16cid:durableId="2016686490">
    <w:abstractNumId w:val="26"/>
  </w:num>
  <w:num w:numId="12" w16cid:durableId="1964114629">
    <w:abstractNumId w:val="24"/>
  </w:num>
  <w:num w:numId="13" w16cid:durableId="771319246">
    <w:abstractNumId w:val="0"/>
  </w:num>
  <w:num w:numId="14" w16cid:durableId="1600332232">
    <w:abstractNumId w:val="17"/>
  </w:num>
  <w:num w:numId="15" w16cid:durableId="773985366">
    <w:abstractNumId w:val="25"/>
  </w:num>
  <w:num w:numId="16" w16cid:durableId="155145144">
    <w:abstractNumId w:val="21"/>
  </w:num>
  <w:num w:numId="17" w16cid:durableId="862135929">
    <w:abstractNumId w:val="12"/>
  </w:num>
  <w:num w:numId="18" w16cid:durableId="1117220175">
    <w:abstractNumId w:val="9"/>
  </w:num>
  <w:num w:numId="19" w16cid:durableId="1504511440">
    <w:abstractNumId w:val="15"/>
  </w:num>
  <w:num w:numId="20" w16cid:durableId="811481814">
    <w:abstractNumId w:val="11"/>
  </w:num>
  <w:num w:numId="21" w16cid:durableId="176895601">
    <w:abstractNumId w:val="2"/>
  </w:num>
  <w:num w:numId="22" w16cid:durableId="1360858818">
    <w:abstractNumId w:val="4"/>
  </w:num>
  <w:num w:numId="23" w16cid:durableId="1274904084">
    <w:abstractNumId w:val="8"/>
  </w:num>
  <w:num w:numId="24" w16cid:durableId="832718894">
    <w:abstractNumId w:val="3"/>
  </w:num>
  <w:num w:numId="25" w16cid:durableId="2146190797">
    <w:abstractNumId w:val="13"/>
  </w:num>
  <w:num w:numId="26" w16cid:durableId="238295675">
    <w:abstractNumId w:val="5"/>
  </w:num>
  <w:num w:numId="27" w16cid:durableId="458768359">
    <w:abstractNumId w:val="1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derechukwu Ogbodo">
    <w15:presenceInfo w15:providerId="AD" w15:userId="S::jiderechukwu.ogbodo@slu.edu::92ed71c4-85ca-4d30-ba77-3b4d4457e9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ABB"/>
    <w:rsid w:val="00011109"/>
    <w:rsid w:val="000134B0"/>
    <w:rsid w:val="00019159"/>
    <w:rsid w:val="00047C19"/>
    <w:rsid w:val="000833B7"/>
    <w:rsid w:val="000B2F21"/>
    <w:rsid w:val="000E31F2"/>
    <w:rsid w:val="001366B3"/>
    <w:rsid w:val="0018764F"/>
    <w:rsid w:val="001B3B75"/>
    <w:rsid w:val="0026E449"/>
    <w:rsid w:val="002ECE7D"/>
    <w:rsid w:val="00304841"/>
    <w:rsid w:val="0033792E"/>
    <w:rsid w:val="00355F74"/>
    <w:rsid w:val="003568E5"/>
    <w:rsid w:val="0036A364"/>
    <w:rsid w:val="003852D3"/>
    <w:rsid w:val="00392162"/>
    <w:rsid w:val="003B4571"/>
    <w:rsid w:val="003BEC19"/>
    <w:rsid w:val="004007F6"/>
    <w:rsid w:val="00421F1B"/>
    <w:rsid w:val="00494F79"/>
    <w:rsid w:val="005775CA"/>
    <w:rsid w:val="005A184D"/>
    <w:rsid w:val="006275F4"/>
    <w:rsid w:val="00673BDE"/>
    <w:rsid w:val="006F7DCA"/>
    <w:rsid w:val="007321F8"/>
    <w:rsid w:val="00733C39"/>
    <w:rsid w:val="00740053"/>
    <w:rsid w:val="0074DAE4"/>
    <w:rsid w:val="00782ABB"/>
    <w:rsid w:val="007D4CD8"/>
    <w:rsid w:val="008520AF"/>
    <w:rsid w:val="00868AB5"/>
    <w:rsid w:val="008B7B02"/>
    <w:rsid w:val="008D4875"/>
    <w:rsid w:val="008D4FA1"/>
    <w:rsid w:val="00925874"/>
    <w:rsid w:val="009333D0"/>
    <w:rsid w:val="009DAF4D"/>
    <w:rsid w:val="009E4886"/>
    <w:rsid w:val="00A87806"/>
    <w:rsid w:val="00AD7B91"/>
    <w:rsid w:val="00AF5F3D"/>
    <w:rsid w:val="00B48F56"/>
    <w:rsid w:val="00B83D53"/>
    <w:rsid w:val="00B9372A"/>
    <w:rsid w:val="00BF50E0"/>
    <w:rsid w:val="00C445CE"/>
    <w:rsid w:val="00C5C4F1"/>
    <w:rsid w:val="00CB6862"/>
    <w:rsid w:val="00CD2726"/>
    <w:rsid w:val="00CDF9D9"/>
    <w:rsid w:val="00D41B9F"/>
    <w:rsid w:val="00DA0EA7"/>
    <w:rsid w:val="00E33840"/>
    <w:rsid w:val="00E4297F"/>
    <w:rsid w:val="00E62FBE"/>
    <w:rsid w:val="00E8C7A3"/>
    <w:rsid w:val="00EC4AD0"/>
    <w:rsid w:val="00ED4250"/>
    <w:rsid w:val="00F60BBA"/>
    <w:rsid w:val="00F810B7"/>
    <w:rsid w:val="00F867A9"/>
    <w:rsid w:val="00FF07C1"/>
    <w:rsid w:val="0108FA71"/>
    <w:rsid w:val="011D461B"/>
    <w:rsid w:val="011E6DAE"/>
    <w:rsid w:val="012D1568"/>
    <w:rsid w:val="012E22E0"/>
    <w:rsid w:val="01313D47"/>
    <w:rsid w:val="0134BF4D"/>
    <w:rsid w:val="0137B569"/>
    <w:rsid w:val="014454D1"/>
    <w:rsid w:val="014E6C32"/>
    <w:rsid w:val="01505A1A"/>
    <w:rsid w:val="0150D1C9"/>
    <w:rsid w:val="01528606"/>
    <w:rsid w:val="0155FA98"/>
    <w:rsid w:val="016016E7"/>
    <w:rsid w:val="016177AF"/>
    <w:rsid w:val="0165B866"/>
    <w:rsid w:val="01680302"/>
    <w:rsid w:val="016AF9D3"/>
    <w:rsid w:val="017EB863"/>
    <w:rsid w:val="01862DE3"/>
    <w:rsid w:val="0186E476"/>
    <w:rsid w:val="018D3C5C"/>
    <w:rsid w:val="0191A48A"/>
    <w:rsid w:val="01A05703"/>
    <w:rsid w:val="01A7A0E4"/>
    <w:rsid w:val="01AED2BE"/>
    <w:rsid w:val="01B23DA8"/>
    <w:rsid w:val="01C02ADD"/>
    <w:rsid w:val="01DD105C"/>
    <w:rsid w:val="01DE40F1"/>
    <w:rsid w:val="01E06A56"/>
    <w:rsid w:val="01E099FC"/>
    <w:rsid w:val="01E4D659"/>
    <w:rsid w:val="01E60BB3"/>
    <w:rsid w:val="01F0EAED"/>
    <w:rsid w:val="01FDD5CD"/>
    <w:rsid w:val="01FDECCC"/>
    <w:rsid w:val="020A5913"/>
    <w:rsid w:val="020D4C40"/>
    <w:rsid w:val="020F6F82"/>
    <w:rsid w:val="021C3E59"/>
    <w:rsid w:val="022715A4"/>
    <w:rsid w:val="022BF08D"/>
    <w:rsid w:val="02454B46"/>
    <w:rsid w:val="0248DA34"/>
    <w:rsid w:val="0267C3F4"/>
    <w:rsid w:val="026B747C"/>
    <w:rsid w:val="026C0CD6"/>
    <w:rsid w:val="0270A018"/>
    <w:rsid w:val="02791914"/>
    <w:rsid w:val="027D63B4"/>
    <w:rsid w:val="0285BA41"/>
    <w:rsid w:val="0288DCB3"/>
    <w:rsid w:val="028DE093"/>
    <w:rsid w:val="02942438"/>
    <w:rsid w:val="029DACAC"/>
    <w:rsid w:val="02AD9DF0"/>
    <w:rsid w:val="02B93851"/>
    <w:rsid w:val="02BA3E0F"/>
    <w:rsid w:val="02BD176D"/>
    <w:rsid w:val="02BE5388"/>
    <w:rsid w:val="02BEA085"/>
    <w:rsid w:val="02C4D989"/>
    <w:rsid w:val="02C7F36F"/>
    <w:rsid w:val="02D39C18"/>
    <w:rsid w:val="02DDE1E0"/>
    <w:rsid w:val="02EFAB5D"/>
    <w:rsid w:val="02F84C49"/>
    <w:rsid w:val="0300B402"/>
    <w:rsid w:val="03062D57"/>
    <w:rsid w:val="030C2067"/>
    <w:rsid w:val="030E3736"/>
    <w:rsid w:val="03208805"/>
    <w:rsid w:val="03258A5C"/>
    <w:rsid w:val="032843E8"/>
    <w:rsid w:val="032B270C"/>
    <w:rsid w:val="033602B1"/>
    <w:rsid w:val="033AF062"/>
    <w:rsid w:val="034A9233"/>
    <w:rsid w:val="035C5891"/>
    <w:rsid w:val="035DBF59"/>
    <w:rsid w:val="03616D59"/>
    <w:rsid w:val="037535BA"/>
    <w:rsid w:val="037DEA10"/>
    <w:rsid w:val="038DAE84"/>
    <w:rsid w:val="039621F6"/>
    <w:rsid w:val="03985438"/>
    <w:rsid w:val="03AC7E4E"/>
    <w:rsid w:val="03B76CED"/>
    <w:rsid w:val="03D1910D"/>
    <w:rsid w:val="03D3F26B"/>
    <w:rsid w:val="03D61C9B"/>
    <w:rsid w:val="03DD0E9E"/>
    <w:rsid w:val="03E62FDE"/>
    <w:rsid w:val="03E6B142"/>
    <w:rsid w:val="03EC63DC"/>
    <w:rsid w:val="03F6E7A3"/>
    <w:rsid w:val="04143E3C"/>
    <w:rsid w:val="041688C5"/>
    <w:rsid w:val="04169C8F"/>
    <w:rsid w:val="041DEDCB"/>
    <w:rsid w:val="041F9D15"/>
    <w:rsid w:val="042AB399"/>
    <w:rsid w:val="042EE0A9"/>
    <w:rsid w:val="0433E4D4"/>
    <w:rsid w:val="043CD7F3"/>
    <w:rsid w:val="04461590"/>
    <w:rsid w:val="0450B455"/>
    <w:rsid w:val="0455F9F3"/>
    <w:rsid w:val="0460DFF6"/>
    <w:rsid w:val="046DF46B"/>
    <w:rsid w:val="047743B1"/>
    <w:rsid w:val="04810F96"/>
    <w:rsid w:val="04824CC9"/>
    <w:rsid w:val="04827387"/>
    <w:rsid w:val="0483F1DF"/>
    <w:rsid w:val="048B855D"/>
    <w:rsid w:val="048CD956"/>
    <w:rsid w:val="048E3D4C"/>
    <w:rsid w:val="049D9302"/>
    <w:rsid w:val="049FD636"/>
    <w:rsid w:val="04A5E94F"/>
    <w:rsid w:val="04BEBAF8"/>
    <w:rsid w:val="04C0D05B"/>
    <w:rsid w:val="04C260EB"/>
    <w:rsid w:val="04C4928B"/>
    <w:rsid w:val="04CD7AE9"/>
    <w:rsid w:val="04D18596"/>
    <w:rsid w:val="04D6C0C3"/>
    <w:rsid w:val="04D8E59D"/>
    <w:rsid w:val="04DEAE49"/>
    <w:rsid w:val="04E415B6"/>
    <w:rsid w:val="04E85857"/>
    <w:rsid w:val="04EE10B1"/>
    <w:rsid w:val="04F00D3C"/>
    <w:rsid w:val="04F1235B"/>
    <w:rsid w:val="04FB494C"/>
    <w:rsid w:val="050AB956"/>
    <w:rsid w:val="052391F0"/>
    <w:rsid w:val="0531EA71"/>
    <w:rsid w:val="0534A649"/>
    <w:rsid w:val="05451419"/>
    <w:rsid w:val="0556AB36"/>
    <w:rsid w:val="0557DB86"/>
    <w:rsid w:val="055F14C9"/>
    <w:rsid w:val="056F80BA"/>
    <w:rsid w:val="057C1604"/>
    <w:rsid w:val="057F4962"/>
    <w:rsid w:val="057F6A34"/>
    <w:rsid w:val="05824D49"/>
    <w:rsid w:val="0585EF7A"/>
    <w:rsid w:val="058AB191"/>
    <w:rsid w:val="059A0D13"/>
    <w:rsid w:val="059C7A70"/>
    <w:rsid w:val="059E2595"/>
    <w:rsid w:val="05A3153E"/>
    <w:rsid w:val="05B0D6FB"/>
    <w:rsid w:val="05B6B785"/>
    <w:rsid w:val="05BB6D76"/>
    <w:rsid w:val="05BB916E"/>
    <w:rsid w:val="05BD2537"/>
    <w:rsid w:val="05BD634F"/>
    <w:rsid w:val="05C676DA"/>
    <w:rsid w:val="05C8D404"/>
    <w:rsid w:val="05CF95E8"/>
    <w:rsid w:val="05D50E89"/>
    <w:rsid w:val="05DBBF99"/>
    <w:rsid w:val="05DDABED"/>
    <w:rsid w:val="05E494C8"/>
    <w:rsid w:val="05EDD923"/>
    <w:rsid w:val="05F10106"/>
    <w:rsid w:val="05F44ED6"/>
    <w:rsid w:val="05FC9457"/>
    <w:rsid w:val="06077B70"/>
    <w:rsid w:val="06193821"/>
    <w:rsid w:val="061E43E8"/>
    <w:rsid w:val="06280952"/>
    <w:rsid w:val="062A5022"/>
    <w:rsid w:val="06346FFE"/>
    <w:rsid w:val="0637478F"/>
    <w:rsid w:val="063F16FE"/>
    <w:rsid w:val="06498707"/>
    <w:rsid w:val="064EAFAB"/>
    <w:rsid w:val="06704A1D"/>
    <w:rsid w:val="067A70A5"/>
    <w:rsid w:val="067BE0D2"/>
    <w:rsid w:val="067DF03A"/>
    <w:rsid w:val="068DA6E1"/>
    <w:rsid w:val="06A110D1"/>
    <w:rsid w:val="06A91AB8"/>
    <w:rsid w:val="06A9BFDE"/>
    <w:rsid w:val="06B0B417"/>
    <w:rsid w:val="06B666E7"/>
    <w:rsid w:val="06B77664"/>
    <w:rsid w:val="06C9180A"/>
    <w:rsid w:val="06CD1DC6"/>
    <w:rsid w:val="06D750B2"/>
    <w:rsid w:val="06D8DA90"/>
    <w:rsid w:val="06DAC34E"/>
    <w:rsid w:val="06DAD565"/>
    <w:rsid w:val="06DFE7FF"/>
    <w:rsid w:val="06DFE9D3"/>
    <w:rsid w:val="06E19C16"/>
    <w:rsid w:val="06E4C66B"/>
    <w:rsid w:val="06E96E32"/>
    <w:rsid w:val="06EACE82"/>
    <w:rsid w:val="06EFE04A"/>
    <w:rsid w:val="06F22A02"/>
    <w:rsid w:val="06F70BE8"/>
    <w:rsid w:val="06FEA5F5"/>
    <w:rsid w:val="07011DC3"/>
    <w:rsid w:val="0704CA23"/>
    <w:rsid w:val="070BB1DC"/>
    <w:rsid w:val="071811DC"/>
    <w:rsid w:val="07205434"/>
    <w:rsid w:val="07366C34"/>
    <w:rsid w:val="0736B80F"/>
    <w:rsid w:val="07374289"/>
    <w:rsid w:val="07379073"/>
    <w:rsid w:val="07383F1D"/>
    <w:rsid w:val="07417C59"/>
    <w:rsid w:val="07560BD3"/>
    <w:rsid w:val="0764C979"/>
    <w:rsid w:val="076695AD"/>
    <w:rsid w:val="077264EA"/>
    <w:rsid w:val="0775BB45"/>
    <w:rsid w:val="07797C4E"/>
    <w:rsid w:val="0787975A"/>
    <w:rsid w:val="078C0ED5"/>
    <w:rsid w:val="079791E8"/>
    <w:rsid w:val="07984AAC"/>
    <w:rsid w:val="07B574AD"/>
    <w:rsid w:val="07B60FD7"/>
    <w:rsid w:val="07C74F93"/>
    <w:rsid w:val="07C7EA99"/>
    <w:rsid w:val="07EBE0F9"/>
    <w:rsid w:val="07ECB45E"/>
    <w:rsid w:val="07ECBD55"/>
    <w:rsid w:val="07ECFE67"/>
    <w:rsid w:val="07F3C791"/>
    <w:rsid w:val="07F98258"/>
    <w:rsid w:val="0807EB75"/>
    <w:rsid w:val="080F94C4"/>
    <w:rsid w:val="0811125D"/>
    <w:rsid w:val="0834F44B"/>
    <w:rsid w:val="083CC65A"/>
    <w:rsid w:val="0841DD14"/>
    <w:rsid w:val="0870EF77"/>
    <w:rsid w:val="08732113"/>
    <w:rsid w:val="08781A9D"/>
    <w:rsid w:val="087B0D9E"/>
    <w:rsid w:val="087BB860"/>
    <w:rsid w:val="088672FB"/>
    <w:rsid w:val="08A8C132"/>
    <w:rsid w:val="08B1C007"/>
    <w:rsid w:val="08B56FB7"/>
    <w:rsid w:val="08B804E9"/>
    <w:rsid w:val="08BC96E8"/>
    <w:rsid w:val="08CCBEFD"/>
    <w:rsid w:val="08CD38C1"/>
    <w:rsid w:val="08D43705"/>
    <w:rsid w:val="08DB1CC8"/>
    <w:rsid w:val="08DC2259"/>
    <w:rsid w:val="08E3FDB8"/>
    <w:rsid w:val="08E3FFF5"/>
    <w:rsid w:val="08E44CEC"/>
    <w:rsid w:val="08FDC14E"/>
    <w:rsid w:val="0905C96E"/>
    <w:rsid w:val="09069D4E"/>
    <w:rsid w:val="09088241"/>
    <w:rsid w:val="0909C077"/>
    <w:rsid w:val="09140C56"/>
    <w:rsid w:val="091AF2B0"/>
    <w:rsid w:val="091CC32A"/>
    <w:rsid w:val="0922034C"/>
    <w:rsid w:val="092AC076"/>
    <w:rsid w:val="092E1B2D"/>
    <w:rsid w:val="092E750C"/>
    <w:rsid w:val="092F2CF1"/>
    <w:rsid w:val="09493E0A"/>
    <w:rsid w:val="095331C2"/>
    <w:rsid w:val="09545D8D"/>
    <w:rsid w:val="095D43D7"/>
    <w:rsid w:val="0965270F"/>
    <w:rsid w:val="096FF4E9"/>
    <w:rsid w:val="097495B1"/>
    <w:rsid w:val="0979D59F"/>
    <w:rsid w:val="098CD4C4"/>
    <w:rsid w:val="098E3DE5"/>
    <w:rsid w:val="0996425B"/>
    <w:rsid w:val="09A356B6"/>
    <w:rsid w:val="09A7468D"/>
    <w:rsid w:val="09B605D9"/>
    <w:rsid w:val="09BA3338"/>
    <w:rsid w:val="09BE0E57"/>
    <w:rsid w:val="09C547A3"/>
    <w:rsid w:val="09D9BBA2"/>
    <w:rsid w:val="09E19DE5"/>
    <w:rsid w:val="0A0A2960"/>
    <w:rsid w:val="0A14C5B4"/>
    <w:rsid w:val="0A16DDFF"/>
    <w:rsid w:val="0A1C672D"/>
    <w:rsid w:val="0A22B51C"/>
    <w:rsid w:val="0A23463A"/>
    <w:rsid w:val="0A2C87BB"/>
    <w:rsid w:val="0A30FCB6"/>
    <w:rsid w:val="0A50FE9E"/>
    <w:rsid w:val="0A51031A"/>
    <w:rsid w:val="0A57CD77"/>
    <w:rsid w:val="0A5B9AC2"/>
    <w:rsid w:val="0A5F8ADE"/>
    <w:rsid w:val="0A74CA27"/>
    <w:rsid w:val="0A768661"/>
    <w:rsid w:val="0A768A6A"/>
    <w:rsid w:val="0A7EDD4A"/>
    <w:rsid w:val="0A8C22D0"/>
    <w:rsid w:val="0A92AB41"/>
    <w:rsid w:val="0A94AB8F"/>
    <w:rsid w:val="0AA037A8"/>
    <w:rsid w:val="0AA19C24"/>
    <w:rsid w:val="0AA3FF97"/>
    <w:rsid w:val="0AB30E2B"/>
    <w:rsid w:val="0AB8938B"/>
    <w:rsid w:val="0ABB44E6"/>
    <w:rsid w:val="0AC4C158"/>
    <w:rsid w:val="0ACD3D7A"/>
    <w:rsid w:val="0ACFEB6E"/>
    <w:rsid w:val="0AEB6FCE"/>
    <w:rsid w:val="0AECC4F0"/>
    <w:rsid w:val="0B00C801"/>
    <w:rsid w:val="0B0A595E"/>
    <w:rsid w:val="0B0BC54A"/>
    <w:rsid w:val="0B1A7164"/>
    <w:rsid w:val="0B2381BB"/>
    <w:rsid w:val="0B27EDAE"/>
    <w:rsid w:val="0B2A7DED"/>
    <w:rsid w:val="0B41403F"/>
    <w:rsid w:val="0B42E6F2"/>
    <w:rsid w:val="0B42FE80"/>
    <w:rsid w:val="0B45A040"/>
    <w:rsid w:val="0B477640"/>
    <w:rsid w:val="0B51D63A"/>
    <w:rsid w:val="0B52E7D6"/>
    <w:rsid w:val="0B5416A5"/>
    <w:rsid w:val="0B5464CB"/>
    <w:rsid w:val="0B57030D"/>
    <w:rsid w:val="0B5CAF98"/>
    <w:rsid w:val="0B5F3271"/>
    <w:rsid w:val="0B761343"/>
    <w:rsid w:val="0B77F83D"/>
    <w:rsid w:val="0B887E7B"/>
    <w:rsid w:val="0B8DA035"/>
    <w:rsid w:val="0BA00885"/>
    <w:rsid w:val="0BB023DD"/>
    <w:rsid w:val="0BB0D6F7"/>
    <w:rsid w:val="0BB76240"/>
    <w:rsid w:val="0BB9147F"/>
    <w:rsid w:val="0BBC50F6"/>
    <w:rsid w:val="0BC60A64"/>
    <w:rsid w:val="0BC631C1"/>
    <w:rsid w:val="0BCD4501"/>
    <w:rsid w:val="0BE6725B"/>
    <w:rsid w:val="0BE960C9"/>
    <w:rsid w:val="0BEB58C5"/>
    <w:rsid w:val="0BF775C1"/>
    <w:rsid w:val="0BFB558D"/>
    <w:rsid w:val="0BFE2437"/>
    <w:rsid w:val="0C0556E1"/>
    <w:rsid w:val="0C06120A"/>
    <w:rsid w:val="0C0772C3"/>
    <w:rsid w:val="0C111C81"/>
    <w:rsid w:val="0C11583C"/>
    <w:rsid w:val="0C1848E0"/>
    <w:rsid w:val="0C1DF83D"/>
    <w:rsid w:val="0C1E403E"/>
    <w:rsid w:val="0C23DDC4"/>
    <w:rsid w:val="0C24675C"/>
    <w:rsid w:val="0C2F6A68"/>
    <w:rsid w:val="0C3285F9"/>
    <w:rsid w:val="0C32AB51"/>
    <w:rsid w:val="0C50BF1B"/>
    <w:rsid w:val="0C5A590B"/>
    <w:rsid w:val="0C6CC2DB"/>
    <w:rsid w:val="0C6CFE68"/>
    <w:rsid w:val="0C728699"/>
    <w:rsid w:val="0C940EAB"/>
    <w:rsid w:val="0CA56370"/>
    <w:rsid w:val="0CAE3894"/>
    <w:rsid w:val="0CB76823"/>
    <w:rsid w:val="0CBED89C"/>
    <w:rsid w:val="0CBF4EF5"/>
    <w:rsid w:val="0CC058F1"/>
    <w:rsid w:val="0CC44019"/>
    <w:rsid w:val="0CD2B1B7"/>
    <w:rsid w:val="0CD793A5"/>
    <w:rsid w:val="0CF0A54D"/>
    <w:rsid w:val="0CFECC6A"/>
    <w:rsid w:val="0D07420F"/>
    <w:rsid w:val="0D075F53"/>
    <w:rsid w:val="0D0E43A9"/>
    <w:rsid w:val="0D0F80CA"/>
    <w:rsid w:val="0D108CAD"/>
    <w:rsid w:val="0D14A0D3"/>
    <w:rsid w:val="0D1526F7"/>
    <w:rsid w:val="0D1EA37A"/>
    <w:rsid w:val="0D1F153A"/>
    <w:rsid w:val="0D283116"/>
    <w:rsid w:val="0D2A1209"/>
    <w:rsid w:val="0D310A3D"/>
    <w:rsid w:val="0D33D765"/>
    <w:rsid w:val="0D3A0A44"/>
    <w:rsid w:val="0D425414"/>
    <w:rsid w:val="0D469236"/>
    <w:rsid w:val="0D4A46E1"/>
    <w:rsid w:val="0D5789F9"/>
    <w:rsid w:val="0D580930"/>
    <w:rsid w:val="0D666A00"/>
    <w:rsid w:val="0D6A58A9"/>
    <w:rsid w:val="0D6E8910"/>
    <w:rsid w:val="0D7F7E13"/>
    <w:rsid w:val="0D8324DF"/>
    <w:rsid w:val="0D87E13B"/>
    <w:rsid w:val="0D90B51D"/>
    <w:rsid w:val="0D99FE1F"/>
    <w:rsid w:val="0DA25EC7"/>
    <w:rsid w:val="0DAAD9FB"/>
    <w:rsid w:val="0DB60797"/>
    <w:rsid w:val="0DB9C89E"/>
    <w:rsid w:val="0DBCA237"/>
    <w:rsid w:val="0DE2EA8E"/>
    <w:rsid w:val="0DE597E6"/>
    <w:rsid w:val="0DEC8F7C"/>
    <w:rsid w:val="0DF61539"/>
    <w:rsid w:val="0DF94AD5"/>
    <w:rsid w:val="0DF9500B"/>
    <w:rsid w:val="0DFE79B5"/>
    <w:rsid w:val="0E131904"/>
    <w:rsid w:val="0E1788ED"/>
    <w:rsid w:val="0E1B06E8"/>
    <w:rsid w:val="0E2BCF87"/>
    <w:rsid w:val="0E3380C6"/>
    <w:rsid w:val="0E3BD397"/>
    <w:rsid w:val="0E40D0B4"/>
    <w:rsid w:val="0E459FB1"/>
    <w:rsid w:val="0E51A16E"/>
    <w:rsid w:val="0E52FB11"/>
    <w:rsid w:val="0E5B227D"/>
    <w:rsid w:val="0E5D8EBC"/>
    <w:rsid w:val="0E6259BF"/>
    <w:rsid w:val="0E672145"/>
    <w:rsid w:val="0E6E6FA0"/>
    <w:rsid w:val="0E6E9E7B"/>
    <w:rsid w:val="0E6FA6FD"/>
    <w:rsid w:val="0E73F685"/>
    <w:rsid w:val="0E7850CF"/>
    <w:rsid w:val="0E89F48C"/>
    <w:rsid w:val="0E962DDA"/>
    <w:rsid w:val="0E9A692B"/>
    <w:rsid w:val="0EB45ECB"/>
    <w:rsid w:val="0EBA62F8"/>
    <w:rsid w:val="0ED7688A"/>
    <w:rsid w:val="0ED9FC0B"/>
    <w:rsid w:val="0EE4465B"/>
    <w:rsid w:val="0EE4F3B5"/>
    <w:rsid w:val="0EE61742"/>
    <w:rsid w:val="0EE6E32E"/>
    <w:rsid w:val="0EEB3EB6"/>
    <w:rsid w:val="0EEC704F"/>
    <w:rsid w:val="0EEC916E"/>
    <w:rsid w:val="0EF3F1B8"/>
    <w:rsid w:val="0EF54A1B"/>
    <w:rsid w:val="0EFC38AE"/>
    <w:rsid w:val="0EFD3456"/>
    <w:rsid w:val="0F08CA6F"/>
    <w:rsid w:val="0F0AC7C8"/>
    <w:rsid w:val="0F0ED23E"/>
    <w:rsid w:val="0F0F0772"/>
    <w:rsid w:val="0F111E72"/>
    <w:rsid w:val="0F192D5D"/>
    <w:rsid w:val="0F1C9C9C"/>
    <w:rsid w:val="0F1ED37D"/>
    <w:rsid w:val="0F20855D"/>
    <w:rsid w:val="0F22492E"/>
    <w:rsid w:val="0F246FC1"/>
    <w:rsid w:val="0F27F3C1"/>
    <w:rsid w:val="0F2A372F"/>
    <w:rsid w:val="0F32988B"/>
    <w:rsid w:val="0F407026"/>
    <w:rsid w:val="0F41C7A8"/>
    <w:rsid w:val="0F4D2247"/>
    <w:rsid w:val="0F579203"/>
    <w:rsid w:val="0F600A09"/>
    <w:rsid w:val="0F657C10"/>
    <w:rsid w:val="0F885FDD"/>
    <w:rsid w:val="0F95206C"/>
    <w:rsid w:val="0FA0AE9D"/>
    <w:rsid w:val="0FA2ED51"/>
    <w:rsid w:val="0FAEAE16"/>
    <w:rsid w:val="0FB77008"/>
    <w:rsid w:val="0FBAB68A"/>
    <w:rsid w:val="0FBD1C03"/>
    <w:rsid w:val="0FD17B12"/>
    <w:rsid w:val="0FD625DD"/>
    <w:rsid w:val="0FD7D93C"/>
    <w:rsid w:val="0FD7FBEA"/>
    <w:rsid w:val="0FDA5C66"/>
    <w:rsid w:val="0FDD1FCA"/>
    <w:rsid w:val="0FDEDCB8"/>
    <w:rsid w:val="0FE257D6"/>
    <w:rsid w:val="0FFDBE57"/>
    <w:rsid w:val="0FFFB367"/>
    <w:rsid w:val="100C3F99"/>
    <w:rsid w:val="100C8BDB"/>
    <w:rsid w:val="1012877A"/>
    <w:rsid w:val="101D569C"/>
    <w:rsid w:val="102160F0"/>
    <w:rsid w:val="1021E0E5"/>
    <w:rsid w:val="1024C58A"/>
    <w:rsid w:val="103BD84B"/>
    <w:rsid w:val="10482D6F"/>
    <w:rsid w:val="104FE09D"/>
    <w:rsid w:val="105023DF"/>
    <w:rsid w:val="10519B72"/>
    <w:rsid w:val="10563359"/>
    <w:rsid w:val="1060C5C5"/>
    <w:rsid w:val="106962C6"/>
    <w:rsid w:val="107E32F8"/>
    <w:rsid w:val="108016BC"/>
    <w:rsid w:val="10A69829"/>
    <w:rsid w:val="10AAD7D3"/>
    <w:rsid w:val="10B7FD49"/>
    <w:rsid w:val="10BBB00C"/>
    <w:rsid w:val="10C9A389"/>
    <w:rsid w:val="10CC465B"/>
    <w:rsid w:val="10CE2D43"/>
    <w:rsid w:val="10D2905C"/>
    <w:rsid w:val="10D36A14"/>
    <w:rsid w:val="10D7D0E2"/>
    <w:rsid w:val="10DE9838"/>
    <w:rsid w:val="10E16079"/>
    <w:rsid w:val="10E7BD52"/>
    <w:rsid w:val="10E7F023"/>
    <w:rsid w:val="10E8268B"/>
    <w:rsid w:val="10ECA5CC"/>
    <w:rsid w:val="10EFACC3"/>
    <w:rsid w:val="10F1E63C"/>
    <w:rsid w:val="10F9B605"/>
    <w:rsid w:val="10FC94CA"/>
    <w:rsid w:val="1112AF92"/>
    <w:rsid w:val="1123CF85"/>
    <w:rsid w:val="1134A62D"/>
    <w:rsid w:val="11408A21"/>
    <w:rsid w:val="1141C522"/>
    <w:rsid w:val="11438D42"/>
    <w:rsid w:val="11498723"/>
    <w:rsid w:val="114C5BC8"/>
    <w:rsid w:val="114D243B"/>
    <w:rsid w:val="11552CF6"/>
    <w:rsid w:val="11585B87"/>
    <w:rsid w:val="115BD561"/>
    <w:rsid w:val="116489FE"/>
    <w:rsid w:val="116DA29E"/>
    <w:rsid w:val="1171F6FD"/>
    <w:rsid w:val="117753B9"/>
    <w:rsid w:val="11799AE2"/>
    <w:rsid w:val="1185C1E0"/>
    <w:rsid w:val="118E6DAD"/>
    <w:rsid w:val="119249BF"/>
    <w:rsid w:val="1192687C"/>
    <w:rsid w:val="11A6E7DF"/>
    <w:rsid w:val="11B926FD"/>
    <w:rsid w:val="11C35829"/>
    <w:rsid w:val="11C53F41"/>
    <w:rsid w:val="11D6AC7E"/>
    <w:rsid w:val="11D7CE01"/>
    <w:rsid w:val="11D98AD8"/>
    <w:rsid w:val="11D99756"/>
    <w:rsid w:val="11DBCBA8"/>
    <w:rsid w:val="11DD8836"/>
    <w:rsid w:val="11E40FDB"/>
    <w:rsid w:val="11E8018E"/>
    <w:rsid w:val="11EB06D4"/>
    <w:rsid w:val="11FA1ED5"/>
    <w:rsid w:val="1200EE72"/>
    <w:rsid w:val="1213ACAD"/>
    <w:rsid w:val="121BE71D"/>
    <w:rsid w:val="121E0B55"/>
    <w:rsid w:val="121F4BAC"/>
    <w:rsid w:val="121F9497"/>
    <w:rsid w:val="12243230"/>
    <w:rsid w:val="122F8872"/>
    <w:rsid w:val="123C728F"/>
    <w:rsid w:val="1246D295"/>
    <w:rsid w:val="125C1083"/>
    <w:rsid w:val="125D840A"/>
    <w:rsid w:val="125DC978"/>
    <w:rsid w:val="12600DA4"/>
    <w:rsid w:val="126486A1"/>
    <w:rsid w:val="127D70F9"/>
    <w:rsid w:val="1283C084"/>
    <w:rsid w:val="1289EF2F"/>
    <w:rsid w:val="128C76AC"/>
    <w:rsid w:val="128F140C"/>
    <w:rsid w:val="12974789"/>
    <w:rsid w:val="129E47FC"/>
    <w:rsid w:val="12AD9855"/>
    <w:rsid w:val="12AFF3BC"/>
    <w:rsid w:val="12DC5A82"/>
    <w:rsid w:val="12F0D206"/>
    <w:rsid w:val="12F1A036"/>
    <w:rsid w:val="12F96DE5"/>
    <w:rsid w:val="12FD2430"/>
    <w:rsid w:val="130B397A"/>
    <w:rsid w:val="131138E8"/>
    <w:rsid w:val="131888CB"/>
    <w:rsid w:val="13219241"/>
    <w:rsid w:val="13316EAA"/>
    <w:rsid w:val="133BCCC4"/>
    <w:rsid w:val="133F9E94"/>
    <w:rsid w:val="1342BD2F"/>
    <w:rsid w:val="1346002D"/>
    <w:rsid w:val="134C057B"/>
    <w:rsid w:val="134D7F31"/>
    <w:rsid w:val="1356761C"/>
    <w:rsid w:val="135C32DC"/>
    <w:rsid w:val="13606258"/>
    <w:rsid w:val="136952DE"/>
    <w:rsid w:val="137F42C6"/>
    <w:rsid w:val="1387C4A1"/>
    <w:rsid w:val="1388580C"/>
    <w:rsid w:val="1392A0D4"/>
    <w:rsid w:val="139AD48A"/>
    <w:rsid w:val="13A15FAA"/>
    <w:rsid w:val="13A8EEB8"/>
    <w:rsid w:val="13AA1EA4"/>
    <w:rsid w:val="13AC863D"/>
    <w:rsid w:val="13AD34D0"/>
    <w:rsid w:val="13B27CD8"/>
    <w:rsid w:val="13BE8E57"/>
    <w:rsid w:val="13C17E51"/>
    <w:rsid w:val="13C1B1CD"/>
    <w:rsid w:val="13C92E90"/>
    <w:rsid w:val="13CA9608"/>
    <w:rsid w:val="13D11C49"/>
    <w:rsid w:val="13E573F9"/>
    <w:rsid w:val="13E7C31C"/>
    <w:rsid w:val="13ED2755"/>
    <w:rsid w:val="13F43F51"/>
    <w:rsid w:val="140B2D27"/>
    <w:rsid w:val="140D4DC5"/>
    <w:rsid w:val="140DA6B2"/>
    <w:rsid w:val="14133DF6"/>
    <w:rsid w:val="141BB977"/>
    <w:rsid w:val="141E5936"/>
    <w:rsid w:val="14223A5E"/>
    <w:rsid w:val="14293D66"/>
    <w:rsid w:val="142BD7AE"/>
    <w:rsid w:val="142DF191"/>
    <w:rsid w:val="142E03C9"/>
    <w:rsid w:val="1435EC34"/>
    <w:rsid w:val="14393728"/>
    <w:rsid w:val="144A3FAE"/>
    <w:rsid w:val="144C8025"/>
    <w:rsid w:val="14527A58"/>
    <w:rsid w:val="1457EFDF"/>
    <w:rsid w:val="145BDF4B"/>
    <w:rsid w:val="14606AD9"/>
    <w:rsid w:val="1465528C"/>
    <w:rsid w:val="14AA5A5C"/>
    <w:rsid w:val="14AD8370"/>
    <w:rsid w:val="14B05472"/>
    <w:rsid w:val="14BD5CA3"/>
    <w:rsid w:val="14BEE7B4"/>
    <w:rsid w:val="14C0ABE5"/>
    <w:rsid w:val="14C9EA81"/>
    <w:rsid w:val="14D46A75"/>
    <w:rsid w:val="14D79F62"/>
    <w:rsid w:val="14D9A8E2"/>
    <w:rsid w:val="14DEF16E"/>
    <w:rsid w:val="14EEC394"/>
    <w:rsid w:val="14F20F8C"/>
    <w:rsid w:val="14F836AD"/>
    <w:rsid w:val="14FAF8EB"/>
    <w:rsid w:val="14FB23E3"/>
    <w:rsid w:val="1504D6FA"/>
    <w:rsid w:val="1505C4FA"/>
    <w:rsid w:val="150C31AC"/>
    <w:rsid w:val="151528F8"/>
    <w:rsid w:val="151B9E92"/>
    <w:rsid w:val="152CD113"/>
    <w:rsid w:val="152FA5BF"/>
    <w:rsid w:val="154A81F0"/>
    <w:rsid w:val="155387DF"/>
    <w:rsid w:val="155BB1D3"/>
    <w:rsid w:val="155CE6C8"/>
    <w:rsid w:val="155D9720"/>
    <w:rsid w:val="156CFE40"/>
    <w:rsid w:val="1573FF0B"/>
    <w:rsid w:val="15768CDA"/>
    <w:rsid w:val="15780BF3"/>
    <w:rsid w:val="157EFBAC"/>
    <w:rsid w:val="15921F23"/>
    <w:rsid w:val="15A2A311"/>
    <w:rsid w:val="15AB4205"/>
    <w:rsid w:val="15B0E301"/>
    <w:rsid w:val="15B8AD23"/>
    <w:rsid w:val="15B9D847"/>
    <w:rsid w:val="15C7A80F"/>
    <w:rsid w:val="15C9D225"/>
    <w:rsid w:val="15CFBFA1"/>
    <w:rsid w:val="15DF8887"/>
    <w:rsid w:val="15E259D0"/>
    <w:rsid w:val="15E3F366"/>
    <w:rsid w:val="15E41878"/>
    <w:rsid w:val="15EC4E71"/>
    <w:rsid w:val="15F189AF"/>
    <w:rsid w:val="15F8F2CC"/>
    <w:rsid w:val="16004180"/>
    <w:rsid w:val="1603899A"/>
    <w:rsid w:val="160CC12A"/>
    <w:rsid w:val="160D9B1D"/>
    <w:rsid w:val="16136AEF"/>
    <w:rsid w:val="1618FD63"/>
    <w:rsid w:val="161E066C"/>
    <w:rsid w:val="161F48DE"/>
    <w:rsid w:val="161F7A13"/>
    <w:rsid w:val="1622B58B"/>
    <w:rsid w:val="162464A1"/>
    <w:rsid w:val="162E6095"/>
    <w:rsid w:val="1633AD68"/>
    <w:rsid w:val="163832EE"/>
    <w:rsid w:val="163F2BB9"/>
    <w:rsid w:val="1650C2A1"/>
    <w:rsid w:val="165262A8"/>
    <w:rsid w:val="165BF75F"/>
    <w:rsid w:val="165FB7A9"/>
    <w:rsid w:val="1669BA8D"/>
    <w:rsid w:val="16723D69"/>
    <w:rsid w:val="1674B790"/>
    <w:rsid w:val="16777A17"/>
    <w:rsid w:val="167952B7"/>
    <w:rsid w:val="1683DC8D"/>
    <w:rsid w:val="168DBB0A"/>
    <w:rsid w:val="1693023D"/>
    <w:rsid w:val="16AE35D9"/>
    <w:rsid w:val="16B6D454"/>
    <w:rsid w:val="16C1E1C3"/>
    <w:rsid w:val="16C4414A"/>
    <w:rsid w:val="16CABB01"/>
    <w:rsid w:val="16D2A3C5"/>
    <w:rsid w:val="16D902A0"/>
    <w:rsid w:val="16D9F2C4"/>
    <w:rsid w:val="16DE7AF6"/>
    <w:rsid w:val="16E4D592"/>
    <w:rsid w:val="16E53BE7"/>
    <w:rsid w:val="16F22761"/>
    <w:rsid w:val="16F78234"/>
    <w:rsid w:val="16F7BFE0"/>
    <w:rsid w:val="16FDFDEF"/>
    <w:rsid w:val="1700F634"/>
    <w:rsid w:val="1706844C"/>
    <w:rsid w:val="1710AAB8"/>
    <w:rsid w:val="1710D47B"/>
    <w:rsid w:val="1711622D"/>
    <w:rsid w:val="171616AE"/>
    <w:rsid w:val="17203462"/>
    <w:rsid w:val="172E2C2E"/>
    <w:rsid w:val="173359E3"/>
    <w:rsid w:val="17447003"/>
    <w:rsid w:val="175B73D2"/>
    <w:rsid w:val="175C5216"/>
    <w:rsid w:val="175ED287"/>
    <w:rsid w:val="17659253"/>
    <w:rsid w:val="176AB8AC"/>
    <w:rsid w:val="17763F16"/>
    <w:rsid w:val="17793A28"/>
    <w:rsid w:val="1781DA0C"/>
    <w:rsid w:val="178AAC80"/>
    <w:rsid w:val="17901783"/>
    <w:rsid w:val="17940117"/>
    <w:rsid w:val="17991A78"/>
    <w:rsid w:val="179A0B46"/>
    <w:rsid w:val="179F79D3"/>
    <w:rsid w:val="17A4B85F"/>
    <w:rsid w:val="17AFC156"/>
    <w:rsid w:val="17B1A6D5"/>
    <w:rsid w:val="17B333A3"/>
    <w:rsid w:val="17C929F9"/>
    <w:rsid w:val="17D75E37"/>
    <w:rsid w:val="17DD51E0"/>
    <w:rsid w:val="17DFC1E4"/>
    <w:rsid w:val="17ECECEF"/>
    <w:rsid w:val="17F14245"/>
    <w:rsid w:val="17F1BEA2"/>
    <w:rsid w:val="17F4F19F"/>
    <w:rsid w:val="17F79565"/>
    <w:rsid w:val="17FB0514"/>
    <w:rsid w:val="18056DC0"/>
    <w:rsid w:val="1808419D"/>
    <w:rsid w:val="180B326F"/>
    <w:rsid w:val="180C0B37"/>
    <w:rsid w:val="18174052"/>
    <w:rsid w:val="18192265"/>
    <w:rsid w:val="182A894C"/>
    <w:rsid w:val="182BDBA3"/>
    <w:rsid w:val="182D79D2"/>
    <w:rsid w:val="1830DDDD"/>
    <w:rsid w:val="18348ABE"/>
    <w:rsid w:val="1868FA55"/>
    <w:rsid w:val="18718526"/>
    <w:rsid w:val="1888F3DB"/>
    <w:rsid w:val="188B8C76"/>
    <w:rsid w:val="188BE4A6"/>
    <w:rsid w:val="188DF7C2"/>
    <w:rsid w:val="1891A5B8"/>
    <w:rsid w:val="189C4279"/>
    <w:rsid w:val="18A4AEE1"/>
    <w:rsid w:val="18ABB413"/>
    <w:rsid w:val="18B4FB15"/>
    <w:rsid w:val="18B5942E"/>
    <w:rsid w:val="18C16615"/>
    <w:rsid w:val="18D8F49E"/>
    <w:rsid w:val="18E20659"/>
    <w:rsid w:val="18F60AEB"/>
    <w:rsid w:val="18F74675"/>
    <w:rsid w:val="18F776C2"/>
    <w:rsid w:val="190162B4"/>
    <w:rsid w:val="19016526"/>
    <w:rsid w:val="19083DE7"/>
    <w:rsid w:val="190D625C"/>
    <w:rsid w:val="191C8CA4"/>
    <w:rsid w:val="191DF1A1"/>
    <w:rsid w:val="1935B188"/>
    <w:rsid w:val="194BD6C8"/>
    <w:rsid w:val="195C0563"/>
    <w:rsid w:val="195EE1B5"/>
    <w:rsid w:val="195F9E77"/>
    <w:rsid w:val="1963E0C8"/>
    <w:rsid w:val="19670E71"/>
    <w:rsid w:val="1970E702"/>
    <w:rsid w:val="1985CB70"/>
    <w:rsid w:val="198844BB"/>
    <w:rsid w:val="1997C23D"/>
    <w:rsid w:val="199DB86B"/>
    <w:rsid w:val="19A829D8"/>
    <w:rsid w:val="19A82EE9"/>
    <w:rsid w:val="19A8A14C"/>
    <w:rsid w:val="19AD42BC"/>
    <w:rsid w:val="19AF0376"/>
    <w:rsid w:val="19BEE540"/>
    <w:rsid w:val="19C34C6B"/>
    <w:rsid w:val="19E2C314"/>
    <w:rsid w:val="19E49CBD"/>
    <w:rsid w:val="19E89449"/>
    <w:rsid w:val="19EB7F80"/>
    <w:rsid w:val="19EE7516"/>
    <w:rsid w:val="19F5F32A"/>
    <w:rsid w:val="1A0077A8"/>
    <w:rsid w:val="1A0AEACA"/>
    <w:rsid w:val="1A0CED53"/>
    <w:rsid w:val="1A0DF52E"/>
    <w:rsid w:val="1A1193C4"/>
    <w:rsid w:val="1A1D9904"/>
    <w:rsid w:val="1A1DEFF2"/>
    <w:rsid w:val="1A2504AB"/>
    <w:rsid w:val="1A2F60A2"/>
    <w:rsid w:val="1A326D85"/>
    <w:rsid w:val="1A3C61D6"/>
    <w:rsid w:val="1A3ECA79"/>
    <w:rsid w:val="1A47ABAC"/>
    <w:rsid w:val="1A47DAD0"/>
    <w:rsid w:val="1A5560FC"/>
    <w:rsid w:val="1A55E5F5"/>
    <w:rsid w:val="1A600F78"/>
    <w:rsid w:val="1A8C1E46"/>
    <w:rsid w:val="1A9545A3"/>
    <w:rsid w:val="1A96200F"/>
    <w:rsid w:val="1AA0AC88"/>
    <w:rsid w:val="1AA35FCD"/>
    <w:rsid w:val="1AA42FF1"/>
    <w:rsid w:val="1AB42692"/>
    <w:rsid w:val="1ACDEE07"/>
    <w:rsid w:val="1AD3EF2D"/>
    <w:rsid w:val="1AD7AD4E"/>
    <w:rsid w:val="1ADA3B48"/>
    <w:rsid w:val="1ADEAD67"/>
    <w:rsid w:val="1AE53F65"/>
    <w:rsid w:val="1AE89406"/>
    <w:rsid w:val="1AF3787F"/>
    <w:rsid w:val="1AFC0852"/>
    <w:rsid w:val="1AFF95ED"/>
    <w:rsid w:val="1AFFCE28"/>
    <w:rsid w:val="1B08147C"/>
    <w:rsid w:val="1B109FE2"/>
    <w:rsid w:val="1B129CDC"/>
    <w:rsid w:val="1B144D49"/>
    <w:rsid w:val="1B144D9E"/>
    <w:rsid w:val="1B22EF3C"/>
    <w:rsid w:val="1B25474A"/>
    <w:rsid w:val="1B2A839C"/>
    <w:rsid w:val="1B328718"/>
    <w:rsid w:val="1B3D3FB4"/>
    <w:rsid w:val="1B4EE114"/>
    <w:rsid w:val="1B5BDC48"/>
    <w:rsid w:val="1B644DEA"/>
    <w:rsid w:val="1B677831"/>
    <w:rsid w:val="1B6BF603"/>
    <w:rsid w:val="1B6F7C7C"/>
    <w:rsid w:val="1B714097"/>
    <w:rsid w:val="1B79555B"/>
    <w:rsid w:val="1B7AA88E"/>
    <w:rsid w:val="1B7AC0E8"/>
    <w:rsid w:val="1B7CFF3E"/>
    <w:rsid w:val="1B807654"/>
    <w:rsid w:val="1B9E076E"/>
    <w:rsid w:val="1BA8938B"/>
    <w:rsid w:val="1BAEC4B4"/>
    <w:rsid w:val="1BAF435B"/>
    <w:rsid w:val="1BBDFBDA"/>
    <w:rsid w:val="1BBF3D45"/>
    <w:rsid w:val="1BCEEAC7"/>
    <w:rsid w:val="1BD515AE"/>
    <w:rsid w:val="1BE3CDCF"/>
    <w:rsid w:val="1BE506DC"/>
    <w:rsid w:val="1BF4DE77"/>
    <w:rsid w:val="1BF5A980"/>
    <w:rsid w:val="1BF94EFC"/>
    <w:rsid w:val="1BFF5136"/>
    <w:rsid w:val="1C161232"/>
    <w:rsid w:val="1C18D559"/>
    <w:rsid w:val="1C1EE614"/>
    <w:rsid w:val="1C1F541D"/>
    <w:rsid w:val="1C20AA68"/>
    <w:rsid w:val="1C2BB239"/>
    <w:rsid w:val="1C2BFA4A"/>
    <w:rsid w:val="1C306812"/>
    <w:rsid w:val="1C3C7CE9"/>
    <w:rsid w:val="1C3E16FB"/>
    <w:rsid w:val="1C42730F"/>
    <w:rsid w:val="1C69ACF9"/>
    <w:rsid w:val="1C6B1F9E"/>
    <w:rsid w:val="1C7665FB"/>
    <w:rsid w:val="1C76CCEB"/>
    <w:rsid w:val="1C849CD0"/>
    <w:rsid w:val="1C85C134"/>
    <w:rsid w:val="1C9460C5"/>
    <w:rsid w:val="1CA5CB99"/>
    <w:rsid w:val="1CA69EA2"/>
    <w:rsid w:val="1CBE6429"/>
    <w:rsid w:val="1CC0AC13"/>
    <w:rsid w:val="1CCB2B25"/>
    <w:rsid w:val="1CD588E7"/>
    <w:rsid w:val="1CD67729"/>
    <w:rsid w:val="1CDFCFAB"/>
    <w:rsid w:val="1CE407D3"/>
    <w:rsid w:val="1CE43005"/>
    <w:rsid w:val="1CEBF191"/>
    <w:rsid w:val="1CF4BC86"/>
    <w:rsid w:val="1D066580"/>
    <w:rsid w:val="1D0A458B"/>
    <w:rsid w:val="1D10D92E"/>
    <w:rsid w:val="1D1C3D7F"/>
    <w:rsid w:val="1D1DEB7A"/>
    <w:rsid w:val="1D297D68"/>
    <w:rsid w:val="1D3C5A09"/>
    <w:rsid w:val="1D47AAEC"/>
    <w:rsid w:val="1D47D3A7"/>
    <w:rsid w:val="1D4BDE13"/>
    <w:rsid w:val="1D4DDB51"/>
    <w:rsid w:val="1D60DBC1"/>
    <w:rsid w:val="1D61BFD6"/>
    <w:rsid w:val="1D66C3B8"/>
    <w:rsid w:val="1D746C3F"/>
    <w:rsid w:val="1D7F9E30"/>
    <w:rsid w:val="1D7FEC15"/>
    <w:rsid w:val="1D812B8C"/>
    <w:rsid w:val="1D853C52"/>
    <w:rsid w:val="1D901073"/>
    <w:rsid w:val="1D965706"/>
    <w:rsid w:val="1DA43594"/>
    <w:rsid w:val="1DA7D78C"/>
    <w:rsid w:val="1DBAF37B"/>
    <w:rsid w:val="1DBB247E"/>
    <w:rsid w:val="1DC3B39D"/>
    <w:rsid w:val="1DD4B04B"/>
    <w:rsid w:val="1DDD191A"/>
    <w:rsid w:val="1DE560B7"/>
    <w:rsid w:val="1DEBBA71"/>
    <w:rsid w:val="1DF28C51"/>
    <w:rsid w:val="1E0280B2"/>
    <w:rsid w:val="1E02DC4D"/>
    <w:rsid w:val="1E330F9A"/>
    <w:rsid w:val="1E359A3D"/>
    <w:rsid w:val="1E44EAF0"/>
    <w:rsid w:val="1E484968"/>
    <w:rsid w:val="1E564D33"/>
    <w:rsid w:val="1E600B70"/>
    <w:rsid w:val="1E63F571"/>
    <w:rsid w:val="1E648759"/>
    <w:rsid w:val="1E65C377"/>
    <w:rsid w:val="1E73C86E"/>
    <w:rsid w:val="1E74E520"/>
    <w:rsid w:val="1E7BA00C"/>
    <w:rsid w:val="1E98B412"/>
    <w:rsid w:val="1EA2899C"/>
    <w:rsid w:val="1EA687DD"/>
    <w:rsid w:val="1EA74E1C"/>
    <w:rsid w:val="1EC5A4DF"/>
    <w:rsid w:val="1EC9CF03"/>
    <w:rsid w:val="1ECB54FD"/>
    <w:rsid w:val="1ED70B0C"/>
    <w:rsid w:val="1EDDB5AA"/>
    <w:rsid w:val="1EE0A014"/>
    <w:rsid w:val="1EE3A408"/>
    <w:rsid w:val="1EEA7A88"/>
    <w:rsid w:val="1EF196EE"/>
    <w:rsid w:val="1EF59C9C"/>
    <w:rsid w:val="1F029419"/>
    <w:rsid w:val="1F0EE457"/>
    <w:rsid w:val="1F0FCAB5"/>
    <w:rsid w:val="1F1194D0"/>
    <w:rsid w:val="1F212482"/>
    <w:rsid w:val="1F2BD07A"/>
    <w:rsid w:val="1F33CBB2"/>
    <w:rsid w:val="1F462F34"/>
    <w:rsid w:val="1F485955"/>
    <w:rsid w:val="1F4BDDB6"/>
    <w:rsid w:val="1F56F4DF"/>
    <w:rsid w:val="1F5AF54E"/>
    <w:rsid w:val="1F612D98"/>
    <w:rsid w:val="1F668518"/>
    <w:rsid w:val="1F6A5DE9"/>
    <w:rsid w:val="1F6C63BC"/>
    <w:rsid w:val="1F7A355C"/>
    <w:rsid w:val="1F7B5FBD"/>
    <w:rsid w:val="1F7CC012"/>
    <w:rsid w:val="1F95A903"/>
    <w:rsid w:val="1F988BF2"/>
    <w:rsid w:val="1FA29F83"/>
    <w:rsid w:val="1FA6214E"/>
    <w:rsid w:val="1FB0CB75"/>
    <w:rsid w:val="1FC40611"/>
    <w:rsid w:val="1FC49B55"/>
    <w:rsid w:val="1FC7E872"/>
    <w:rsid w:val="1FCB6985"/>
    <w:rsid w:val="1FDB859F"/>
    <w:rsid w:val="1FDBA23E"/>
    <w:rsid w:val="1FDD531F"/>
    <w:rsid w:val="1FDDA9C4"/>
    <w:rsid w:val="1FDF2478"/>
    <w:rsid w:val="1FE081FB"/>
    <w:rsid w:val="1FE60DFF"/>
    <w:rsid w:val="1FFFC5D2"/>
    <w:rsid w:val="2001972A"/>
    <w:rsid w:val="2017706D"/>
    <w:rsid w:val="2017E2D0"/>
    <w:rsid w:val="201C6563"/>
    <w:rsid w:val="2038BEF5"/>
    <w:rsid w:val="203AB9ED"/>
    <w:rsid w:val="203BEFC2"/>
    <w:rsid w:val="2044387E"/>
    <w:rsid w:val="20485B35"/>
    <w:rsid w:val="204B245C"/>
    <w:rsid w:val="20508213"/>
    <w:rsid w:val="20527E01"/>
    <w:rsid w:val="2071B02C"/>
    <w:rsid w:val="2079A6F4"/>
    <w:rsid w:val="207C4AF4"/>
    <w:rsid w:val="207FB63E"/>
    <w:rsid w:val="20855E6B"/>
    <w:rsid w:val="2085FAD7"/>
    <w:rsid w:val="208BDCEB"/>
    <w:rsid w:val="208D0A66"/>
    <w:rsid w:val="20916CFD"/>
    <w:rsid w:val="2093FE15"/>
    <w:rsid w:val="209450FD"/>
    <w:rsid w:val="20A84056"/>
    <w:rsid w:val="20BE1F14"/>
    <w:rsid w:val="20CFB98E"/>
    <w:rsid w:val="20DD94DA"/>
    <w:rsid w:val="20DEEAE5"/>
    <w:rsid w:val="20ED72A2"/>
    <w:rsid w:val="20EFE574"/>
    <w:rsid w:val="20F1500D"/>
    <w:rsid w:val="20FE91D3"/>
    <w:rsid w:val="21051902"/>
    <w:rsid w:val="211724A5"/>
    <w:rsid w:val="211980F3"/>
    <w:rsid w:val="211FE2F6"/>
    <w:rsid w:val="21284C44"/>
    <w:rsid w:val="212F2101"/>
    <w:rsid w:val="214FFF50"/>
    <w:rsid w:val="21584B1F"/>
    <w:rsid w:val="215950DE"/>
    <w:rsid w:val="215C1757"/>
    <w:rsid w:val="215E287C"/>
    <w:rsid w:val="21661B59"/>
    <w:rsid w:val="217332E3"/>
    <w:rsid w:val="21792380"/>
    <w:rsid w:val="2179B55F"/>
    <w:rsid w:val="217A2E43"/>
    <w:rsid w:val="2181DE60"/>
    <w:rsid w:val="21826F28"/>
    <w:rsid w:val="2182B500"/>
    <w:rsid w:val="21879C0E"/>
    <w:rsid w:val="218FA764"/>
    <w:rsid w:val="21934A5D"/>
    <w:rsid w:val="219356A0"/>
    <w:rsid w:val="21957AFE"/>
    <w:rsid w:val="2198BE69"/>
    <w:rsid w:val="219B152F"/>
    <w:rsid w:val="219B9633"/>
    <w:rsid w:val="219DE51C"/>
    <w:rsid w:val="21A4B6F6"/>
    <w:rsid w:val="21B3B331"/>
    <w:rsid w:val="21C5DE8A"/>
    <w:rsid w:val="21C8233B"/>
    <w:rsid w:val="21CC9E1C"/>
    <w:rsid w:val="21D2C386"/>
    <w:rsid w:val="21DC7863"/>
    <w:rsid w:val="21E4E78D"/>
    <w:rsid w:val="21E8AC6B"/>
    <w:rsid w:val="21FFDEB6"/>
    <w:rsid w:val="22089106"/>
    <w:rsid w:val="221B21C6"/>
    <w:rsid w:val="221C113E"/>
    <w:rsid w:val="221FD6BC"/>
    <w:rsid w:val="222C16BF"/>
    <w:rsid w:val="223EA971"/>
    <w:rsid w:val="223ED5EB"/>
    <w:rsid w:val="22465483"/>
    <w:rsid w:val="22550D75"/>
    <w:rsid w:val="225AE936"/>
    <w:rsid w:val="225E09D3"/>
    <w:rsid w:val="22624672"/>
    <w:rsid w:val="2262B55D"/>
    <w:rsid w:val="227B537B"/>
    <w:rsid w:val="2283407A"/>
    <w:rsid w:val="2285E1C7"/>
    <w:rsid w:val="2287BB17"/>
    <w:rsid w:val="229CA9FC"/>
    <w:rsid w:val="229EE3F0"/>
    <w:rsid w:val="22A09132"/>
    <w:rsid w:val="22A7C41D"/>
    <w:rsid w:val="22AC2903"/>
    <w:rsid w:val="22B9FA9A"/>
    <w:rsid w:val="22C2A96F"/>
    <w:rsid w:val="22DEB20A"/>
    <w:rsid w:val="22E4C553"/>
    <w:rsid w:val="22E75E7A"/>
    <w:rsid w:val="22EAE76B"/>
    <w:rsid w:val="22FF7BA2"/>
    <w:rsid w:val="23021120"/>
    <w:rsid w:val="230AC1B9"/>
    <w:rsid w:val="2310689C"/>
    <w:rsid w:val="231B2E08"/>
    <w:rsid w:val="231C50DA"/>
    <w:rsid w:val="2327F212"/>
    <w:rsid w:val="232A4E17"/>
    <w:rsid w:val="23376694"/>
    <w:rsid w:val="2339B623"/>
    <w:rsid w:val="234779FE"/>
    <w:rsid w:val="234AE920"/>
    <w:rsid w:val="236A6593"/>
    <w:rsid w:val="23718264"/>
    <w:rsid w:val="23739084"/>
    <w:rsid w:val="23744A98"/>
    <w:rsid w:val="237B14BE"/>
    <w:rsid w:val="237BED92"/>
    <w:rsid w:val="23872309"/>
    <w:rsid w:val="238B8BC2"/>
    <w:rsid w:val="239BAF17"/>
    <w:rsid w:val="23A5D5F1"/>
    <w:rsid w:val="23ABFCE3"/>
    <w:rsid w:val="23AD127D"/>
    <w:rsid w:val="23B29356"/>
    <w:rsid w:val="23C1BADD"/>
    <w:rsid w:val="23C83932"/>
    <w:rsid w:val="23D17A37"/>
    <w:rsid w:val="23D897EF"/>
    <w:rsid w:val="23D89DE8"/>
    <w:rsid w:val="23EE92FB"/>
    <w:rsid w:val="23F08D7E"/>
    <w:rsid w:val="23F9E301"/>
    <w:rsid w:val="24096F08"/>
    <w:rsid w:val="24105B5B"/>
    <w:rsid w:val="24148408"/>
    <w:rsid w:val="24180556"/>
    <w:rsid w:val="2420CB9A"/>
    <w:rsid w:val="2421CAC3"/>
    <w:rsid w:val="2422BAFD"/>
    <w:rsid w:val="2432B19B"/>
    <w:rsid w:val="243EED45"/>
    <w:rsid w:val="244063F6"/>
    <w:rsid w:val="2443947E"/>
    <w:rsid w:val="2445B5BE"/>
    <w:rsid w:val="2449A46E"/>
    <w:rsid w:val="244C0A2F"/>
    <w:rsid w:val="245EAE3D"/>
    <w:rsid w:val="246F95E1"/>
    <w:rsid w:val="24788E4E"/>
    <w:rsid w:val="247E3B1E"/>
    <w:rsid w:val="24800E05"/>
    <w:rsid w:val="24AD1787"/>
    <w:rsid w:val="24AD2784"/>
    <w:rsid w:val="24B81235"/>
    <w:rsid w:val="24BA1033"/>
    <w:rsid w:val="24BAB331"/>
    <w:rsid w:val="24BCE4A3"/>
    <w:rsid w:val="24C9A6E4"/>
    <w:rsid w:val="24D6186D"/>
    <w:rsid w:val="24D6E2B6"/>
    <w:rsid w:val="24DC0231"/>
    <w:rsid w:val="24DDAF0B"/>
    <w:rsid w:val="24EAE190"/>
    <w:rsid w:val="24F15666"/>
    <w:rsid w:val="25003004"/>
    <w:rsid w:val="25087AD1"/>
    <w:rsid w:val="250D52C5"/>
    <w:rsid w:val="25134064"/>
    <w:rsid w:val="251557A5"/>
    <w:rsid w:val="251A8E70"/>
    <w:rsid w:val="2521159B"/>
    <w:rsid w:val="2523EDE1"/>
    <w:rsid w:val="2525EF24"/>
    <w:rsid w:val="252BDB78"/>
    <w:rsid w:val="25346642"/>
    <w:rsid w:val="25364D74"/>
    <w:rsid w:val="253C34CE"/>
    <w:rsid w:val="2548BDB6"/>
    <w:rsid w:val="2555D871"/>
    <w:rsid w:val="2564DE20"/>
    <w:rsid w:val="2569150B"/>
    <w:rsid w:val="256C485F"/>
    <w:rsid w:val="25751819"/>
    <w:rsid w:val="257A00CF"/>
    <w:rsid w:val="2581448C"/>
    <w:rsid w:val="258C03C1"/>
    <w:rsid w:val="2595AA95"/>
    <w:rsid w:val="25960A99"/>
    <w:rsid w:val="259C8680"/>
    <w:rsid w:val="25A8D6B3"/>
    <w:rsid w:val="25B04FEF"/>
    <w:rsid w:val="25B1991F"/>
    <w:rsid w:val="25C3FD77"/>
    <w:rsid w:val="25C6FB3A"/>
    <w:rsid w:val="25C79679"/>
    <w:rsid w:val="25D6B6FD"/>
    <w:rsid w:val="25DCBFAF"/>
    <w:rsid w:val="25DCDC18"/>
    <w:rsid w:val="25E08C51"/>
    <w:rsid w:val="25E2CDEC"/>
    <w:rsid w:val="25F67758"/>
    <w:rsid w:val="2600E760"/>
    <w:rsid w:val="260E4F92"/>
    <w:rsid w:val="262783C5"/>
    <w:rsid w:val="2633225C"/>
    <w:rsid w:val="26334BBA"/>
    <w:rsid w:val="263963AB"/>
    <w:rsid w:val="26406F8B"/>
    <w:rsid w:val="26427E19"/>
    <w:rsid w:val="264D9F66"/>
    <w:rsid w:val="265087C5"/>
    <w:rsid w:val="2652A7B4"/>
    <w:rsid w:val="26620CFE"/>
    <w:rsid w:val="2664424E"/>
    <w:rsid w:val="26683E4A"/>
    <w:rsid w:val="2668CA53"/>
    <w:rsid w:val="2669B2C4"/>
    <w:rsid w:val="266AC7AC"/>
    <w:rsid w:val="266C8388"/>
    <w:rsid w:val="266D8994"/>
    <w:rsid w:val="267A89C4"/>
    <w:rsid w:val="267BBCF0"/>
    <w:rsid w:val="267C9C80"/>
    <w:rsid w:val="26873F7E"/>
    <w:rsid w:val="268AEE5A"/>
    <w:rsid w:val="268DD758"/>
    <w:rsid w:val="2692C8E0"/>
    <w:rsid w:val="2693F243"/>
    <w:rsid w:val="2695195B"/>
    <w:rsid w:val="269D1ACD"/>
    <w:rsid w:val="26A035F2"/>
    <w:rsid w:val="26A20860"/>
    <w:rsid w:val="26A7906D"/>
    <w:rsid w:val="26A80079"/>
    <w:rsid w:val="26A9AAFF"/>
    <w:rsid w:val="26B22A3A"/>
    <w:rsid w:val="26B7C3AF"/>
    <w:rsid w:val="26BBD29C"/>
    <w:rsid w:val="26C39AE8"/>
    <w:rsid w:val="26C6E8FA"/>
    <w:rsid w:val="26DBB35A"/>
    <w:rsid w:val="26E54100"/>
    <w:rsid w:val="26E73315"/>
    <w:rsid w:val="26F285C8"/>
    <w:rsid w:val="26F37948"/>
    <w:rsid w:val="2710C895"/>
    <w:rsid w:val="2711F2DE"/>
    <w:rsid w:val="2714742B"/>
    <w:rsid w:val="2715D130"/>
    <w:rsid w:val="27182465"/>
    <w:rsid w:val="271AEA21"/>
    <w:rsid w:val="271D678C"/>
    <w:rsid w:val="272004E4"/>
    <w:rsid w:val="2731EDA4"/>
    <w:rsid w:val="27362680"/>
    <w:rsid w:val="27374655"/>
    <w:rsid w:val="273B783B"/>
    <w:rsid w:val="2740F737"/>
    <w:rsid w:val="274C23FA"/>
    <w:rsid w:val="274E997A"/>
    <w:rsid w:val="275E1A9F"/>
    <w:rsid w:val="2765D85E"/>
    <w:rsid w:val="276A525D"/>
    <w:rsid w:val="276C3F7D"/>
    <w:rsid w:val="277017F8"/>
    <w:rsid w:val="2776A571"/>
    <w:rsid w:val="277CF1A9"/>
    <w:rsid w:val="277E9E4D"/>
    <w:rsid w:val="2782FE50"/>
    <w:rsid w:val="27854741"/>
    <w:rsid w:val="278BA3B6"/>
    <w:rsid w:val="27949177"/>
    <w:rsid w:val="279BEE17"/>
    <w:rsid w:val="27A82D53"/>
    <w:rsid w:val="27B61488"/>
    <w:rsid w:val="27C41B8B"/>
    <w:rsid w:val="27D13DA8"/>
    <w:rsid w:val="27D4E74A"/>
    <w:rsid w:val="27E219AC"/>
    <w:rsid w:val="27E3C41A"/>
    <w:rsid w:val="27E8332E"/>
    <w:rsid w:val="27E94F60"/>
    <w:rsid w:val="27EDEE68"/>
    <w:rsid w:val="28029824"/>
    <w:rsid w:val="2803993A"/>
    <w:rsid w:val="2805775A"/>
    <w:rsid w:val="28067436"/>
    <w:rsid w:val="281C28D6"/>
    <w:rsid w:val="2821B38D"/>
    <w:rsid w:val="282295CB"/>
    <w:rsid w:val="28237688"/>
    <w:rsid w:val="282B2136"/>
    <w:rsid w:val="28343AF5"/>
    <w:rsid w:val="2834E2BE"/>
    <w:rsid w:val="2838A3C8"/>
    <w:rsid w:val="2838F8CB"/>
    <w:rsid w:val="283B844C"/>
    <w:rsid w:val="283D57B1"/>
    <w:rsid w:val="284259E9"/>
    <w:rsid w:val="2843BE1C"/>
    <w:rsid w:val="2848D77F"/>
    <w:rsid w:val="284D43E1"/>
    <w:rsid w:val="285FA555"/>
    <w:rsid w:val="2865B23A"/>
    <w:rsid w:val="287072FE"/>
    <w:rsid w:val="287E7224"/>
    <w:rsid w:val="288093A2"/>
    <w:rsid w:val="28987704"/>
    <w:rsid w:val="289DFBD0"/>
    <w:rsid w:val="28A6FD17"/>
    <w:rsid w:val="28A883D6"/>
    <w:rsid w:val="28A8A281"/>
    <w:rsid w:val="28A92C52"/>
    <w:rsid w:val="28B3CC84"/>
    <w:rsid w:val="28C55FA6"/>
    <w:rsid w:val="28D02730"/>
    <w:rsid w:val="28F4A6A1"/>
    <w:rsid w:val="2903FAD3"/>
    <w:rsid w:val="2907DE66"/>
    <w:rsid w:val="290C4FD1"/>
    <w:rsid w:val="290F547D"/>
    <w:rsid w:val="2924396D"/>
    <w:rsid w:val="292457F3"/>
    <w:rsid w:val="292D8B8C"/>
    <w:rsid w:val="29349370"/>
    <w:rsid w:val="29371F84"/>
    <w:rsid w:val="293E717B"/>
    <w:rsid w:val="294321A8"/>
    <w:rsid w:val="29615128"/>
    <w:rsid w:val="2965DA45"/>
    <w:rsid w:val="29668DD0"/>
    <w:rsid w:val="29674490"/>
    <w:rsid w:val="296AE857"/>
    <w:rsid w:val="29854028"/>
    <w:rsid w:val="298F9AD5"/>
    <w:rsid w:val="2999ADC0"/>
    <w:rsid w:val="29A98990"/>
    <w:rsid w:val="29AA9092"/>
    <w:rsid w:val="29B6B3AD"/>
    <w:rsid w:val="29BE52B3"/>
    <w:rsid w:val="29CA69A2"/>
    <w:rsid w:val="29E10099"/>
    <w:rsid w:val="29E1982A"/>
    <w:rsid w:val="29E985B0"/>
    <w:rsid w:val="29F62A17"/>
    <w:rsid w:val="2A037ACA"/>
    <w:rsid w:val="2A0F5540"/>
    <w:rsid w:val="2A1087C7"/>
    <w:rsid w:val="2A1335FC"/>
    <w:rsid w:val="2A20AF8D"/>
    <w:rsid w:val="2A25B95B"/>
    <w:rsid w:val="2A2B43B9"/>
    <w:rsid w:val="2A2E9A04"/>
    <w:rsid w:val="2A4EFC5F"/>
    <w:rsid w:val="2A602EBF"/>
    <w:rsid w:val="2A620255"/>
    <w:rsid w:val="2A626498"/>
    <w:rsid w:val="2A6371E0"/>
    <w:rsid w:val="2A64520E"/>
    <w:rsid w:val="2A762AD8"/>
    <w:rsid w:val="2A7A1ABE"/>
    <w:rsid w:val="2A7C9A3D"/>
    <w:rsid w:val="2A7DA953"/>
    <w:rsid w:val="2A826697"/>
    <w:rsid w:val="2A98D870"/>
    <w:rsid w:val="2AAABB62"/>
    <w:rsid w:val="2AADE6B8"/>
    <w:rsid w:val="2AB9B98B"/>
    <w:rsid w:val="2ABC6630"/>
    <w:rsid w:val="2ABCF1CF"/>
    <w:rsid w:val="2ADAF44D"/>
    <w:rsid w:val="2ADEF209"/>
    <w:rsid w:val="2AE8D744"/>
    <w:rsid w:val="2AEC0435"/>
    <w:rsid w:val="2AEFD1D9"/>
    <w:rsid w:val="2AF8666B"/>
    <w:rsid w:val="2B025224"/>
    <w:rsid w:val="2B15AAF2"/>
    <w:rsid w:val="2B29DC6A"/>
    <w:rsid w:val="2B32E233"/>
    <w:rsid w:val="2B3884E5"/>
    <w:rsid w:val="2B3A4753"/>
    <w:rsid w:val="2B469C52"/>
    <w:rsid w:val="2B500DA3"/>
    <w:rsid w:val="2B5A2314"/>
    <w:rsid w:val="2B62AF65"/>
    <w:rsid w:val="2B668C2E"/>
    <w:rsid w:val="2B7186FD"/>
    <w:rsid w:val="2B7C9866"/>
    <w:rsid w:val="2B8A8445"/>
    <w:rsid w:val="2B9FFF9B"/>
    <w:rsid w:val="2BAAFDDB"/>
    <w:rsid w:val="2BB0AE44"/>
    <w:rsid w:val="2BBCC0FD"/>
    <w:rsid w:val="2BBEE3B5"/>
    <w:rsid w:val="2BC4A568"/>
    <w:rsid w:val="2BC56A46"/>
    <w:rsid w:val="2BD6CFB3"/>
    <w:rsid w:val="2BDBC4D5"/>
    <w:rsid w:val="2BDD4F38"/>
    <w:rsid w:val="2BDE314B"/>
    <w:rsid w:val="2BE5E98C"/>
    <w:rsid w:val="2BEC366A"/>
    <w:rsid w:val="2C00226F"/>
    <w:rsid w:val="2C0B70C4"/>
    <w:rsid w:val="2C15C8DD"/>
    <w:rsid w:val="2C2C4763"/>
    <w:rsid w:val="2C2E4A7B"/>
    <w:rsid w:val="2C3DD90C"/>
    <w:rsid w:val="2C424603"/>
    <w:rsid w:val="2C43D56C"/>
    <w:rsid w:val="2C4AAB83"/>
    <w:rsid w:val="2C561A1B"/>
    <w:rsid w:val="2C5AF8CF"/>
    <w:rsid w:val="2C5C8871"/>
    <w:rsid w:val="2C5E645E"/>
    <w:rsid w:val="2C5EA1E7"/>
    <w:rsid w:val="2C697383"/>
    <w:rsid w:val="2C6E2CDD"/>
    <w:rsid w:val="2C6FB2D4"/>
    <w:rsid w:val="2C714BB0"/>
    <w:rsid w:val="2C719518"/>
    <w:rsid w:val="2C7AC26A"/>
    <w:rsid w:val="2C7B9E76"/>
    <w:rsid w:val="2C9317BF"/>
    <w:rsid w:val="2CA5BE33"/>
    <w:rsid w:val="2CA6CC73"/>
    <w:rsid w:val="2CA81664"/>
    <w:rsid w:val="2CAF9136"/>
    <w:rsid w:val="2CB1A3FF"/>
    <w:rsid w:val="2CB4351D"/>
    <w:rsid w:val="2CB4A4F6"/>
    <w:rsid w:val="2CB7A3AE"/>
    <w:rsid w:val="2CC0E0D3"/>
    <w:rsid w:val="2CC6AD83"/>
    <w:rsid w:val="2CC8B1EB"/>
    <w:rsid w:val="2CCEBEB5"/>
    <w:rsid w:val="2CD2CF7F"/>
    <w:rsid w:val="2CD60947"/>
    <w:rsid w:val="2CD62BB8"/>
    <w:rsid w:val="2CDC136A"/>
    <w:rsid w:val="2CDCCB18"/>
    <w:rsid w:val="2CEA0A7F"/>
    <w:rsid w:val="2CEBDE04"/>
    <w:rsid w:val="2CEE753A"/>
    <w:rsid w:val="2D001498"/>
    <w:rsid w:val="2D06CC56"/>
    <w:rsid w:val="2D086778"/>
    <w:rsid w:val="2D0C3C92"/>
    <w:rsid w:val="2D0FBD6D"/>
    <w:rsid w:val="2D1049CF"/>
    <w:rsid w:val="2D1116BF"/>
    <w:rsid w:val="2D122129"/>
    <w:rsid w:val="2D19F995"/>
    <w:rsid w:val="2D205D4C"/>
    <w:rsid w:val="2D212672"/>
    <w:rsid w:val="2D219650"/>
    <w:rsid w:val="2D29D209"/>
    <w:rsid w:val="2D2AB30E"/>
    <w:rsid w:val="2D2D523C"/>
    <w:rsid w:val="2D300D68"/>
    <w:rsid w:val="2D361797"/>
    <w:rsid w:val="2D421E0B"/>
    <w:rsid w:val="2D422A87"/>
    <w:rsid w:val="2D57682E"/>
    <w:rsid w:val="2D57A145"/>
    <w:rsid w:val="2D580DD5"/>
    <w:rsid w:val="2D5C30C6"/>
    <w:rsid w:val="2D6A1250"/>
    <w:rsid w:val="2D6A8860"/>
    <w:rsid w:val="2D6BCDCA"/>
    <w:rsid w:val="2D6FF005"/>
    <w:rsid w:val="2D7A1BFF"/>
    <w:rsid w:val="2D7D5010"/>
    <w:rsid w:val="2D89BD89"/>
    <w:rsid w:val="2D8DF143"/>
    <w:rsid w:val="2D8E2259"/>
    <w:rsid w:val="2DA515B6"/>
    <w:rsid w:val="2DB1993E"/>
    <w:rsid w:val="2DCC4DC7"/>
    <w:rsid w:val="2DDDA0D3"/>
    <w:rsid w:val="2DDE97A4"/>
    <w:rsid w:val="2DEC9804"/>
    <w:rsid w:val="2DF464F9"/>
    <w:rsid w:val="2E043FC4"/>
    <w:rsid w:val="2E13243A"/>
    <w:rsid w:val="2E270EA3"/>
    <w:rsid w:val="2E2B4689"/>
    <w:rsid w:val="2E32DCF2"/>
    <w:rsid w:val="2E32E0E1"/>
    <w:rsid w:val="2E3AD32E"/>
    <w:rsid w:val="2E4F8AB3"/>
    <w:rsid w:val="2E57BFC4"/>
    <w:rsid w:val="2E5E3577"/>
    <w:rsid w:val="2E6D9BA4"/>
    <w:rsid w:val="2E79A73B"/>
    <w:rsid w:val="2E87AE65"/>
    <w:rsid w:val="2E915ED0"/>
    <w:rsid w:val="2E96A2B8"/>
    <w:rsid w:val="2EA09D4C"/>
    <w:rsid w:val="2EA7C40A"/>
    <w:rsid w:val="2EACE720"/>
    <w:rsid w:val="2EADF18A"/>
    <w:rsid w:val="2EAE9E37"/>
    <w:rsid w:val="2EB72BC8"/>
    <w:rsid w:val="2EC481C5"/>
    <w:rsid w:val="2ED37C34"/>
    <w:rsid w:val="2ED9289A"/>
    <w:rsid w:val="2EE3FD96"/>
    <w:rsid w:val="2EE420CB"/>
    <w:rsid w:val="2EF371A6"/>
    <w:rsid w:val="2EFE11A5"/>
    <w:rsid w:val="2F0214E7"/>
    <w:rsid w:val="2F0AE1E6"/>
    <w:rsid w:val="2F15C555"/>
    <w:rsid w:val="2F281008"/>
    <w:rsid w:val="2F2A262A"/>
    <w:rsid w:val="2F2B16C9"/>
    <w:rsid w:val="2F30BF52"/>
    <w:rsid w:val="2F4159C4"/>
    <w:rsid w:val="2F489FB0"/>
    <w:rsid w:val="2F4CC6AA"/>
    <w:rsid w:val="2F574F63"/>
    <w:rsid w:val="2F5F4A1A"/>
    <w:rsid w:val="2F5F4DEB"/>
    <w:rsid w:val="2F620180"/>
    <w:rsid w:val="2F63E460"/>
    <w:rsid w:val="2F66181D"/>
    <w:rsid w:val="2F6621A9"/>
    <w:rsid w:val="2F6C0472"/>
    <w:rsid w:val="2F6DD94B"/>
    <w:rsid w:val="2F70A33A"/>
    <w:rsid w:val="2F76C564"/>
    <w:rsid w:val="2F79943B"/>
    <w:rsid w:val="2F8424A5"/>
    <w:rsid w:val="2F8C9BA5"/>
    <w:rsid w:val="2F98D975"/>
    <w:rsid w:val="2F9DBDE5"/>
    <w:rsid w:val="2FA052D5"/>
    <w:rsid w:val="2FA152EF"/>
    <w:rsid w:val="2FA3FEC1"/>
    <w:rsid w:val="2FA7FC1B"/>
    <w:rsid w:val="2FBA360E"/>
    <w:rsid w:val="2FBFC67D"/>
    <w:rsid w:val="2FC4817C"/>
    <w:rsid w:val="2FC98086"/>
    <w:rsid w:val="2FCB7E6A"/>
    <w:rsid w:val="2FDA9B8B"/>
    <w:rsid w:val="2FE9CDE1"/>
    <w:rsid w:val="30119FA3"/>
    <w:rsid w:val="301829D1"/>
    <w:rsid w:val="301D40BB"/>
    <w:rsid w:val="302574C2"/>
    <w:rsid w:val="3028611C"/>
    <w:rsid w:val="3033485F"/>
    <w:rsid w:val="30347549"/>
    <w:rsid w:val="303DE633"/>
    <w:rsid w:val="303F4D75"/>
    <w:rsid w:val="3042E2AB"/>
    <w:rsid w:val="304A6E98"/>
    <w:rsid w:val="304F537E"/>
    <w:rsid w:val="3064DC0B"/>
    <w:rsid w:val="30736FE2"/>
    <w:rsid w:val="3075EBA4"/>
    <w:rsid w:val="308035AC"/>
    <w:rsid w:val="3082C5A8"/>
    <w:rsid w:val="30852E3A"/>
    <w:rsid w:val="3092039E"/>
    <w:rsid w:val="30920C1B"/>
    <w:rsid w:val="309861A2"/>
    <w:rsid w:val="30A53862"/>
    <w:rsid w:val="30A7731E"/>
    <w:rsid w:val="30A85922"/>
    <w:rsid w:val="30B2624D"/>
    <w:rsid w:val="30B38AE7"/>
    <w:rsid w:val="30B52B36"/>
    <w:rsid w:val="30BCB376"/>
    <w:rsid w:val="30D66643"/>
    <w:rsid w:val="30D78F4B"/>
    <w:rsid w:val="30D95345"/>
    <w:rsid w:val="30DB5FE6"/>
    <w:rsid w:val="3101F20A"/>
    <w:rsid w:val="3106D4C5"/>
    <w:rsid w:val="3109E09C"/>
    <w:rsid w:val="311450B3"/>
    <w:rsid w:val="31154195"/>
    <w:rsid w:val="3118FF63"/>
    <w:rsid w:val="31235BB7"/>
    <w:rsid w:val="312BA7B4"/>
    <w:rsid w:val="313A7F9D"/>
    <w:rsid w:val="313AC03D"/>
    <w:rsid w:val="313C2336"/>
    <w:rsid w:val="3147C2B9"/>
    <w:rsid w:val="31482E4F"/>
    <w:rsid w:val="31525F6B"/>
    <w:rsid w:val="315C9638"/>
    <w:rsid w:val="31646D69"/>
    <w:rsid w:val="3165262A"/>
    <w:rsid w:val="316D285A"/>
    <w:rsid w:val="317001F8"/>
    <w:rsid w:val="3174CF95"/>
    <w:rsid w:val="3175C981"/>
    <w:rsid w:val="317C9E71"/>
    <w:rsid w:val="31883327"/>
    <w:rsid w:val="3188C1AC"/>
    <w:rsid w:val="3190520D"/>
    <w:rsid w:val="31A0656E"/>
    <w:rsid w:val="31B179AE"/>
    <w:rsid w:val="31B2DB8D"/>
    <w:rsid w:val="31B73568"/>
    <w:rsid w:val="31B7D670"/>
    <w:rsid w:val="31C30452"/>
    <w:rsid w:val="31DB6F38"/>
    <w:rsid w:val="31DCA48A"/>
    <w:rsid w:val="31DCA916"/>
    <w:rsid w:val="31E487E2"/>
    <w:rsid w:val="31E505D0"/>
    <w:rsid w:val="31E57A62"/>
    <w:rsid w:val="31EC1E2A"/>
    <w:rsid w:val="31ECDAB4"/>
    <w:rsid w:val="31F14EE7"/>
    <w:rsid w:val="31F7B69C"/>
    <w:rsid w:val="3206BDBB"/>
    <w:rsid w:val="321EBE4C"/>
    <w:rsid w:val="322713B3"/>
    <w:rsid w:val="32343203"/>
    <w:rsid w:val="3270FE05"/>
    <w:rsid w:val="32735FAC"/>
    <w:rsid w:val="3274DDE4"/>
    <w:rsid w:val="32794128"/>
    <w:rsid w:val="327B0ECE"/>
    <w:rsid w:val="328AA2EC"/>
    <w:rsid w:val="32A18375"/>
    <w:rsid w:val="32A3ABDD"/>
    <w:rsid w:val="32AE89D9"/>
    <w:rsid w:val="32B0161D"/>
    <w:rsid w:val="32B20D29"/>
    <w:rsid w:val="32B800BA"/>
    <w:rsid w:val="32BAE53F"/>
    <w:rsid w:val="32C2FAFC"/>
    <w:rsid w:val="32C5C1E9"/>
    <w:rsid w:val="32D48E6F"/>
    <w:rsid w:val="32E1A6E0"/>
    <w:rsid w:val="32F013DB"/>
    <w:rsid w:val="32FB62C3"/>
    <w:rsid w:val="32FF77BD"/>
    <w:rsid w:val="330082D8"/>
    <w:rsid w:val="3307D09C"/>
    <w:rsid w:val="3308F8BB"/>
    <w:rsid w:val="330B56DF"/>
    <w:rsid w:val="331CF600"/>
    <w:rsid w:val="33267F75"/>
    <w:rsid w:val="3334E3F3"/>
    <w:rsid w:val="333B59E4"/>
    <w:rsid w:val="333D559B"/>
    <w:rsid w:val="3341FC86"/>
    <w:rsid w:val="33493A3C"/>
    <w:rsid w:val="3349CECC"/>
    <w:rsid w:val="335CBEB2"/>
    <w:rsid w:val="335CC630"/>
    <w:rsid w:val="335EFF0D"/>
    <w:rsid w:val="33740E6F"/>
    <w:rsid w:val="33769E65"/>
    <w:rsid w:val="337D1D0C"/>
    <w:rsid w:val="33813B6F"/>
    <w:rsid w:val="33820F5A"/>
    <w:rsid w:val="33850156"/>
    <w:rsid w:val="33868381"/>
    <w:rsid w:val="338C121B"/>
    <w:rsid w:val="338F814A"/>
    <w:rsid w:val="339D540B"/>
    <w:rsid w:val="339FBFA8"/>
    <w:rsid w:val="33AC84DE"/>
    <w:rsid w:val="33B3CC1A"/>
    <w:rsid w:val="33C4D7E7"/>
    <w:rsid w:val="33C64C1F"/>
    <w:rsid w:val="33C69639"/>
    <w:rsid w:val="33CA89CB"/>
    <w:rsid w:val="33D263B1"/>
    <w:rsid w:val="33E639DF"/>
    <w:rsid w:val="33F42A5E"/>
    <w:rsid w:val="33F73F1D"/>
    <w:rsid w:val="33FB767A"/>
    <w:rsid w:val="33FFB81B"/>
    <w:rsid w:val="3401630B"/>
    <w:rsid w:val="340A5426"/>
    <w:rsid w:val="340E375E"/>
    <w:rsid w:val="3411C006"/>
    <w:rsid w:val="3414CAE7"/>
    <w:rsid w:val="342E343A"/>
    <w:rsid w:val="34397B96"/>
    <w:rsid w:val="343F7C3E"/>
    <w:rsid w:val="3453632E"/>
    <w:rsid w:val="345A13A4"/>
    <w:rsid w:val="34655722"/>
    <w:rsid w:val="346D38CF"/>
    <w:rsid w:val="348660D3"/>
    <w:rsid w:val="348B2CEB"/>
    <w:rsid w:val="3494144D"/>
    <w:rsid w:val="349634D3"/>
    <w:rsid w:val="34A3FB84"/>
    <w:rsid w:val="34B90A02"/>
    <w:rsid w:val="34BB3D88"/>
    <w:rsid w:val="34C0371B"/>
    <w:rsid w:val="34D0B454"/>
    <w:rsid w:val="34E777F7"/>
    <w:rsid w:val="34EC3C37"/>
    <w:rsid w:val="34F55DBF"/>
    <w:rsid w:val="35018A13"/>
    <w:rsid w:val="3509E716"/>
    <w:rsid w:val="350A968F"/>
    <w:rsid w:val="350C31DF"/>
    <w:rsid w:val="352310AF"/>
    <w:rsid w:val="3527ABD3"/>
    <w:rsid w:val="35281D69"/>
    <w:rsid w:val="353A6F82"/>
    <w:rsid w:val="353CADE4"/>
    <w:rsid w:val="353E341B"/>
    <w:rsid w:val="35401952"/>
    <w:rsid w:val="3541AE5C"/>
    <w:rsid w:val="354C6650"/>
    <w:rsid w:val="355B6FA1"/>
    <w:rsid w:val="355D59C5"/>
    <w:rsid w:val="35661B92"/>
    <w:rsid w:val="35661BE1"/>
    <w:rsid w:val="3566B290"/>
    <w:rsid w:val="3569126A"/>
    <w:rsid w:val="35733AE9"/>
    <w:rsid w:val="357591AE"/>
    <w:rsid w:val="357C164C"/>
    <w:rsid w:val="3586FB0C"/>
    <w:rsid w:val="358E7800"/>
    <w:rsid w:val="35966AE1"/>
    <w:rsid w:val="359746DB"/>
    <w:rsid w:val="35A2AEE0"/>
    <w:rsid w:val="35A56991"/>
    <w:rsid w:val="35A6F883"/>
    <w:rsid w:val="35AED109"/>
    <w:rsid w:val="35BBB5C2"/>
    <w:rsid w:val="35BC41AA"/>
    <w:rsid w:val="35BEDCF0"/>
    <w:rsid w:val="35C14EC7"/>
    <w:rsid w:val="35C304A7"/>
    <w:rsid w:val="35CF7574"/>
    <w:rsid w:val="35D14304"/>
    <w:rsid w:val="35DA45E8"/>
    <w:rsid w:val="35DB4C9F"/>
    <w:rsid w:val="35E28BE0"/>
    <w:rsid w:val="35E7B6DF"/>
    <w:rsid w:val="35F6CACB"/>
    <w:rsid w:val="35FCEE78"/>
    <w:rsid w:val="3600E7C0"/>
    <w:rsid w:val="360F9459"/>
    <w:rsid w:val="36162A9F"/>
    <w:rsid w:val="361781DF"/>
    <w:rsid w:val="3621A4B0"/>
    <w:rsid w:val="36223134"/>
    <w:rsid w:val="362E89AC"/>
    <w:rsid w:val="363264B2"/>
    <w:rsid w:val="3633ADEA"/>
    <w:rsid w:val="3636F2F0"/>
    <w:rsid w:val="363E21F5"/>
    <w:rsid w:val="3641095B"/>
    <w:rsid w:val="364366CE"/>
    <w:rsid w:val="3644FDCD"/>
    <w:rsid w:val="364B0B26"/>
    <w:rsid w:val="367BC07A"/>
    <w:rsid w:val="367C5F4C"/>
    <w:rsid w:val="3682CAF5"/>
    <w:rsid w:val="368E1B40"/>
    <w:rsid w:val="36A280F5"/>
    <w:rsid w:val="36A5B777"/>
    <w:rsid w:val="36AD27B7"/>
    <w:rsid w:val="36B92C25"/>
    <w:rsid w:val="36C611C9"/>
    <w:rsid w:val="36C808B8"/>
    <w:rsid w:val="36D9C597"/>
    <w:rsid w:val="36E836B1"/>
    <w:rsid w:val="36ED95A5"/>
    <w:rsid w:val="36F02F25"/>
    <w:rsid w:val="3708F814"/>
    <w:rsid w:val="3719EA92"/>
    <w:rsid w:val="372CD9AB"/>
    <w:rsid w:val="37306F30"/>
    <w:rsid w:val="373DEB76"/>
    <w:rsid w:val="3741F4E8"/>
    <w:rsid w:val="37585A22"/>
    <w:rsid w:val="3781D7E5"/>
    <w:rsid w:val="37907E0D"/>
    <w:rsid w:val="37966C6D"/>
    <w:rsid w:val="37A3E223"/>
    <w:rsid w:val="37AE31EF"/>
    <w:rsid w:val="37B1B005"/>
    <w:rsid w:val="37BDA6AD"/>
    <w:rsid w:val="37C96F03"/>
    <w:rsid w:val="37D41640"/>
    <w:rsid w:val="37D574F9"/>
    <w:rsid w:val="37E3347B"/>
    <w:rsid w:val="37E79202"/>
    <w:rsid w:val="37E88206"/>
    <w:rsid w:val="37EC5FBC"/>
    <w:rsid w:val="37EF1EE6"/>
    <w:rsid w:val="37F2A03D"/>
    <w:rsid w:val="37F2B30E"/>
    <w:rsid w:val="37FF1818"/>
    <w:rsid w:val="381164A3"/>
    <w:rsid w:val="38169B6E"/>
    <w:rsid w:val="3821C31C"/>
    <w:rsid w:val="382CCBF3"/>
    <w:rsid w:val="383DF9AD"/>
    <w:rsid w:val="38410605"/>
    <w:rsid w:val="3848F818"/>
    <w:rsid w:val="384C1532"/>
    <w:rsid w:val="384F2DF2"/>
    <w:rsid w:val="384F7F0F"/>
    <w:rsid w:val="38524AEF"/>
    <w:rsid w:val="3859F4A4"/>
    <w:rsid w:val="385B5FAE"/>
    <w:rsid w:val="386394F4"/>
    <w:rsid w:val="38654572"/>
    <w:rsid w:val="386E93A5"/>
    <w:rsid w:val="3871784C"/>
    <w:rsid w:val="3872181D"/>
    <w:rsid w:val="3874092D"/>
    <w:rsid w:val="3875FF3F"/>
    <w:rsid w:val="3876263A"/>
    <w:rsid w:val="38763EA6"/>
    <w:rsid w:val="3878ECBE"/>
    <w:rsid w:val="3883F5A3"/>
    <w:rsid w:val="38866DA5"/>
    <w:rsid w:val="3888850A"/>
    <w:rsid w:val="388E36D0"/>
    <w:rsid w:val="38923DC9"/>
    <w:rsid w:val="389ABC5F"/>
    <w:rsid w:val="38A5BFC7"/>
    <w:rsid w:val="38CD3AE3"/>
    <w:rsid w:val="38D6F8EA"/>
    <w:rsid w:val="38DDEE68"/>
    <w:rsid w:val="38F3F7FB"/>
    <w:rsid w:val="38FC9A17"/>
    <w:rsid w:val="390411F3"/>
    <w:rsid w:val="390E113A"/>
    <w:rsid w:val="391A2CA2"/>
    <w:rsid w:val="391D12E8"/>
    <w:rsid w:val="391F3C44"/>
    <w:rsid w:val="392460C8"/>
    <w:rsid w:val="3928FFE6"/>
    <w:rsid w:val="392BC7DA"/>
    <w:rsid w:val="3938438A"/>
    <w:rsid w:val="393AFB8F"/>
    <w:rsid w:val="393F1CC0"/>
    <w:rsid w:val="394FE272"/>
    <w:rsid w:val="39532469"/>
    <w:rsid w:val="396553AC"/>
    <w:rsid w:val="39683FED"/>
    <w:rsid w:val="396FD381"/>
    <w:rsid w:val="397014EE"/>
    <w:rsid w:val="39783A3F"/>
    <w:rsid w:val="39798FC8"/>
    <w:rsid w:val="39832979"/>
    <w:rsid w:val="3987575A"/>
    <w:rsid w:val="39878D8A"/>
    <w:rsid w:val="3990E0F2"/>
    <w:rsid w:val="399264DA"/>
    <w:rsid w:val="399DE8CD"/>
    <w:rsid w:val="399E469D"/>
    <w:rsid w:val="39A22245"/>
    <w:rsid w:val="39A58A46"/>
    <w:rsid w:val="39A5A986"/>
    <w:rsid w:val="39A6C17A"/>
    <w:rsid w:val="39AAA6FE"/>
    <w:rsid w:val="39B4000E"/>
    <w:rsid w:val="39B48A3C"/>
    <w:rsid w:val="39BAD088"/>
    <w:rsid w:val="39BC8B47"/>
    <w:rsid w:val="39BC8DB7"/>
    <w:rsid w:val="39BF1397"/>
    <w:rsid w:val="39CE0FAA"/>
    <w:rsid w:val="39DD9351"/>
    <w:rsid w:val="39E8E63E"/>
    <w:rsid w:val="39F1C843"/>
    <w:rsid w:val="3A11CFA0"/>
    <w:rsid w:val="3A14591E"/>
    <w:rsid w:val="3A209E65"/>
    <w:rsid w:val="3A2117CC"/>
    <w:rsid w:val="3A228B82"/>
    <w:rsid w:val="3A26F849"/>
    <w:rsid w:val="3A306E77"/>
    <w:rsid w:val="3A353633"/>
    <w:rsid w:val="3A365E0C"/>
    <w:rsid w:val="3A3858A0"/>
    <w:rsid w:val="3A389386"/>
    <w:rsid w:val="3A3955D3"/>
    <w:rsid w:val="3A3AE0A5"/>
    <w:rsid w:val="3A44FDFF"/>
    <w:rsid w:val="3A4B49CF"/>
    <w:rsid w:val="3A644A47"/>
    <w:rsid w:val="3A683B1C"/>
    <w:rsid w:val="3A68C01C"/>
    <w:rsid w:val="3A6DCC0C"/>
    <w:rsid w:val="3A875EDE"/>
    <w:rsid w:val="3A8B5EF1"/>
    <w:rsid w:val="3A8C69C1"/>
    <w:rsid w:val="3A8CFB53"/>
    <w:rsid w:val="3A90B4B8"/>
    <w:rsid w:val="3A983B6D"/>
    <w:rsid w:val="3A9BB010"/>
    <w:rsid w:val="3AAAC34C"/>
    <w:rsid w:val="3AB5A00B"/>
    <w:rsid w:val="3AB7510E"/>
    <w:rsid w:val="3ABE32C7"/>
    <w:rsid w:val="3ABE88D7"/>
    <w:rsid w:val="3AC8C507"/>
    <w:rsid w:val="3AD123A1"/>
    <w:rsid w:val="3AD66203"/>
    <w:rsid w:val="3AD8B65D"/>
    <w:rsid w:val="3AE2C502"/>
    <w:rsid w:val="3AEF4DDD"/>
    <w:rsid w:val="3AF8089B"/>
    <w:rsid w:val="3AFF7180"/>
    <w:rsid w:val="3AFFEC66"/>
    <w:rsid w:val="3B03E5C3"/>
    <w:rsid w:val="3B0BE54F"/>
    <w:rsid w:val="3B0E7AFA"/>
    <w:rsid w:val="3B112B73"/>
    <w:rsid w:val="3B2BF1A3"/>
    <w:rsid w:val="3B4DBB05"/>
    <w:rsid w:val="3B54EF3C"/>
    <w:rsid w:val="3B82BAE1"/>
    <w:rsid w:val="3B897D62"/>
    <w:rsid w:val="3BA5B31A"/>
    <w:rsid w:val="3BAD202B"/>
    <w:rsid w:val="3BC70C53"/>
    <w:rsid w:val="3BD6108A"/>
    <w:rsid w:val="3BE4F331"/>
    <w:rsid w:val="3BE9E680"/>
    <w:rsid w:val="3BEDD26E"/>
    <w:rsid w:val="3BF998C8"/>
    <w:rsid w:val="3C17F708"/>
    <w:rsid w:val="3C1B90A5"/>
    <w:rsid w:val="3C1D33CF"/>
    <w:rsid w:val="3C1FC91C"/>
    <w:rsid w:val="3C235D6D"/>
    <w:rsid w:val="3C2AACB4"/>
    <w:rsid w:val="3C2F4CD8"/>
    <w:rsid w:val="3C4AFDB8"/>
    <w:rsid w:val="3C4C86DC"/>
    <w:rsid w:val="3C56F863"/>
    <w:rsid w:val="3C6EFF3D"/>
    <w:rsid w:val="3C795D8E"/>
    <w:rsid w:val="3C7B94D5"/>
    <w:rsid w:val="3C8DC09F"/>
    <w:rsid w:val="3C9BBA01"/>
    <w:rsid w:val="3CA146B8"/>
    <w:rsid w:val="3CAFDB01"/>
    <w:rsid w:val="3CC15DD9"/>
    <w:rsid w:val="3CC5C9A5"/>
    <w:rsid w:val="3CC8B1AC"/>
    <w:rsid w:val="3CC8BE3B"/>
    <w:rsid w:val="3CD1D581"/>
    <w:rsid w:val="3CD62567"/>
    <w:rsid w:val="3CD93DC4"/>
    <w:rsid w:val="3CF11FC8"/>
    <w:rsid w:val="3CFD09C5"/>
    <w:rsid w:val="3CFE415B"/>
    <w:rsid w:val="3D0A5640"/>
    <w:rsid w:val="3D0A6B78"/>
    <w:rsid w:val="3D1500F0"/>
    <w:rsid w:val="3D26A136"/>
    <w:rsid w:val="3D2F9325"/>
    <w:rsid w:val="3D306F00"/>
    <w:rsid w:val="3D3831D8"/>
    <w:rsid w:val="3D3BF974"/>
    <w:rsid w:val="3D3D4A70"/>
    <w:rsid w:val="3D4AA30E"/>
    <w:rsid w:val="3D51B45E"/>
    <w:rsid w:val="3D524380"/>
    <w:rsid w:val="3D5792E4"/>
    <w:rsid w:val="3D58B16F"/>
    <w:rsid w:val="3D58B88E"/>
    <w:rsid w:val="3D594883"/>
    <w:rsid w:val="3D5CF206"/>
    <w:rsid w:val="3D61E0BD"/>
    <w:rsid w:val="3D6C0DA7"/>
    <w:rsid w:val="3D7430C8"/>
    <w:rsid w:val="3D78AE89"/>
    <w:rsid w:val="3D7A0EC2"/>
    <w:rsid w:val="3D8750F7"/>
    <w:rsid w:val="3D880D36"/>
    <w:rsid w:val="3D949868"/>
    <w:rsid w:val="3D9D1AED"/>
    <w:rsid w:val="3D9F62E3"/>
    <w:rsid w:val="3DA1585A"/>
    <w:rsid w:val="3DB047D8"/>
    <w:rsid w:val="3DBCD77B"/>
    <w:rsid w:val="3DC03D3D"/>
    <w:rsid w:val="3DC628D2"/>
    <w:rsid w:val="3DC6C7A7"/>
    <w:rsid w:val="3DCC216B"/>
    <w:rsid w:val="3DD9AB5E"/>
    <w:rsid w:val="3DDCC4D3"/>
    <w:rsid w:val="3DDDF9F2"/>
    <w:rsid w:val="3DEE9CE4"/>
    <w:rsid w:val="3DF85282"/>
    <w:rsid w:val="3DFD3F96"/>
    <w:rsid w:val="3DFD8541"/>
    <w:rsid w:val="3DFE9D5C"/>
    <w:rsid w:val="3E00E8F7"/>
    <w:rsid w:val="3E01BAE8"/>
    <w:rsid w:val="3E035AB7"/>
    <w:rsid w:val="3E07835F"/>
    <w:rsid w:val="3E11B3C4"/>
    <w:rsid w:val="3E1F7045"/>
    <w:rsid w:val="3E3690C3"/>
    <w:rsid w:val="3E3C9329"/>
    <w:rsid w:val="3E50BC1F"/>
    <w:rsid w:val="3E53792C"/>
    <w:rsid w:val="3E584D29"/>
    <w:rsid w:val="3E88A886"/>
    <w:rsid w:val="3E90FB61"/>
    <w:rsid w:val="3EA2D061"/>
    <w:rsid w:val="3EA4E7E1"/>
    <w:rsid w:val="3EAD92DA"/>
    <w:rsid w:val="3EC93628"/>
    <w:rsid w:val="3ED123AE"/>
    <w:rsid w:val="3ED6D483"/>
    <w:rsid w:val="3EDE0693"/>
    <w:rsid w:val="3EE1E351"/>
    <w:rsid w:val="3EE98379"/>
    <w:rsid w:val="3EF33727"/>
    <w:rsid w:val="3EFE667F"/>
    <w:rsid w:val="3F09E8E6"/>
    <w:rsid w:val="3F0BE320"/>
    <w:rsid w:val="3F110AC4"/>
    <w:rsid w:val="3F1E4385"/>
    <w:rsid w:val="3F2EDBAD"/>
    <w:rsid w:val="3F3D62FA"/>
    <w:rsid w:val="3F4931FF"/>
    <w:rsid w:val="3F57163B"/>
    <w:rsid w:val="3F671BC9"/>
    <w:rsid w:val="3F6D7CF3"/>
    <w:rsid w:val="3F6DB913"/>
    <w:rsid w:val="3F7479C3"/>
    <w:rsid w:val="3F757BBF"/>
    <w:rsid w:val="3F7A9159"/>
    <w:rsid w:val="3F7CD1B4"/>
    <w:rsid w:val="3F7CECBD"/>
    <w:rsid w:val="3F7E5D84"/>
    <w:rsid w:val="3F8AA7F4"/>
    <w:rsid w:val="3F8B9300"/>
    <w:rsid w:val="3F8EA43F"/>
    <w:rsid w:val="3FA8A6D3"/>
    <w:rsid w:val="3FB24FF5"/>
    <w:rsid w:val="3FB7D847"/>
    <w:rsid w:val="3FBDE44B"/>
    <w:rsid w:val="3FC467D9"/>
    <w:rsid w:val="3FCD610C"/>
    <w:rsid w:val="3FD8C50F"/>
    <w:rsid w:val="3FE50909"/>
    <w:rsid w:val="3FECD72D"/>
    <w:rsid w:val="3FF986B9"/>
    <w:rsid w:val="40065F87"/>
    <w:rsid w:val="40073F4C"/>
    <w:rsid w:val="4017700F"/>
    <w:rsid w:val="4023BBC5"/>
    <w:rsid w:val="40244EDD"/>
    <w:rsid w:val="40253B59"/>
    <w:rsid w:val="402E551B"/>
    <w:rsid w:val="40337E3B"/>
    <w:rsid w:val="404739B2"/>
    <w:rsid w:val="4054A685"/>
    <w:rsid w:val="4055488B"/>
    <w:rsid w:val="4067D33B"/>
    <w:rsid w:val="4079CD38"/>
    <w:rsid w:val="40802BE1"/>
    <w:rsid w:val="40822EF9"/>
    <w:rsid w:val="408238F2"/>
    <w:rsid w:val="40901272"/>
    <w:rsid w:val="40946FED"/>
    <w:rsid w:val="40A4BFA9"/>
    <w:rsid w:val="40A8C75D"/>
    <w:rsid w:val="40A959BD"/>
    <w:rsid w:val="40BB05B0"/>
    <w:rsid w:val="40C49EC5"/>
    <w:rsid w:val="40C742BE"/>
    <w:rsid w:val="40CE8A32"/>
    <w:rsid w:val="40D4D03C"/>
    <w:rsid w:val="40E0988B"/>
    <w:rsid w:val="40E3165A"/>
    <w:rsid w:val="40E3D46B"/>
    <w:rsid w:val="40E6A38C"/>
    <w:rsid w:val="41003F98"/>
    <w:rsid w:val="410421B6"/>
    <w:rsid w:val="410C8640"/>
    <w:rsid w:val="41161D96"/>
    <w:rsid w:val="41190DBB"/>
    <w:rsid w:val="4124FFFE"/>
    <w:rsid w:val="412921B9"/>
    <w:rsid w:val="4129E013"/>
    <w:rsid w:val="412D2C0D"/>
    <w:rsid w:val="413FA11F"/>
    <w:rsid w:val="4140852F"/>
    <w:rsid w:val="4144509C"/>
    <w:rsid w:val="4153F2F2"/>
    <w:rsid w:val="4157E526"/>
    <w:rsid w:val="41641B74"/>
    <w:rsid w:val="41642F7A"/>
    <w:rsid w:val="416A2A42"/>
    <w:rsid w:val="41773BDC"/>
    <w:rsid w:val="418A05FB"/>
    <w:rsid w:val="418B19EE"/>
    <w:rsid w:val="418D823C"/>
    <w:rsid w:val="41943C30"/>
    <w:rsid w:val="4195E8A3"/>
    <w:rsid w:val="41969E80"/>
    <w:rsid w:val="419D88B8"/>
    <w:rsid w:val="41AD342A"/>
    <w:rsid w:val="41B065ED"/>
    <w:rsid w:val="41B122C4"/>
    <w:rsid w:val="41B196E2"/>
    <w:rsid w:val="41C1A230"/>
    <w:rsid w:val="41CBA7FA"/>
    <w:rsid w:val="41E1A583"/>
    <w:rsid w:val="41ED6F69"/>
    <w:rsid w:val="41F951A1"/>
    <w:rsid w:val="42034F8F"/>
    <w:rsid w:val="42054249"/>
    <w:rsid w:val="42183218"/>
    <w:rsid w:val="4218525E"/>
    <w:rsid w:val="421AB20A"/>
    <w:rsid w:val="421CE7E7"/>
    <w:rsid w:val="421FB4DC"/>
    <w:rsid w:val="4222F3B6"/>
    <w:rsid w:val="422FA826"/>
    <w:rsid w:val="42371BDB"/>
    <w:rsid w:val="42416FF1"/>
    <w:rsid w:val="424B7283"/>
    <w:rsid w:val="424E71A2"/>
    <w:rsid w:val="4257C6F9"/>
    <w:rsid w:val="4260ECC6"/>
    <w:rsid w:val="4261B7C2"/>
    <w:rsid w:val="4266F5FE"/>
    <w:rsid w:val="4268DA4C"/>
    <w:rsid w:val="426AD688"/>
    <w:rsid w:val="42700336"/>
    <w:rsid w:val="4279199B"/>
    <w:rsid w:val="428C9515"/>
    <w:rsid w:val="42976DC6"/>
    <w:rsid w:val="42A3E4FF"/>
    <w:rsid w:val="42AC3DEA"/>
    <w:rsid w:val="42BB4529"/>
    <w:rsid w:val="42C8E598"/>
    <w:rsid w:val="42D649E3"/>
    <w:rsid w:val="42D81DC6"/>
    <w:rsid w:val="42DC4371"/>
    <w:rsid w:val="42E548E3"/>
    <w:rsid w:val="42ED84A2"/>
    <w:rsid w:val="42EED23D"/>
    <w:rsid w:val="42F7CEEE"/>
    <w:rsid w:val="430559D7"/>
    <w:rsid w:val="43123C73"/>
    <w:rsid w:val="4312817D"/>
    <w:rsid w:val="4330009E"/>
    <w:rsid w:val="4331277B"/>
    <w:rsid w:val="43326EE1"/>
    <w:rsid w:val="43411705"/>
    <w:rsid w:val="4343573B"/>
    <w:rsid w:val="4344BB67"/>
    <w:rsid w:val="434A8D89"/>
    <w:rsid w:val="434BB48F"/>
    <w:rsid w:val="434D6743"/>
    <w:rsid w:val="435554C9"/>
    <w:rsid w:val="435BDAC3"/>
    <w:rsid w:val="437636E0"/>
    <w:rsid w:val="4379DCFD"/>
    <w:rsid w:val="437DAA72"/>
    <w:rsid w:val="43807A08"/>
    <w:rsid w:val="438103FD"/>
    <w:rsid w:val="4382BEEB"/>
    <w:rsid w:val="439E1526"/>
    <w:rsid w:val="43A5F865"/>
    <w:rsid w:val="43B6FCC9"/>
    <w:rsid w:val="43C13BCD"/>
    <w:rsid w:val="43C60DBE"/>
    <w:rsid w:val="43CBCBBC"/>
    <w:rsid w:val="43E15DEF"/>
    <w:rsid w:val="43EC7BFD"/>
    <w:rsid w:val="43EFB850"/>
    <w:rsid w:val="43F4C2BE"/>
    <w:rsid w:val="43FD8823"/>
    <w:rsid w:val="440F9B7A"/>
    <w:rsid w:val="44118058"/>
    <w:rsid w:val="44143501"/>
    <w:rsid w:val="441807E4"/>
    <w:rsid w:val="4424AFD0"/>
    <w:rsid w:val="44278141"/>
    <w:rsid w:val="44286576"/>
    <w:rsid w:val="442C6767"/>
    <w:rsid w:val="4434C1B0"/>
    <w:rsid w:val="4439E53D"/>
    <w:rsid w:val="443D052A"/>
    <w:rsid w:val="44463644"/>
    <w:rsid w:val="444F6DD0"/>
    <w:rsid w:val="446180D5"/>
    <w:rsid w:val="446F5556"/>
    <w:rsid w:val="4471E45C"/>
    <w:rsid w:val="447B32A5"/>
    <w:rsid w:val="447B9776"/>
    <w:rsid w:val="447D889A"/>
    <w:rsid w:val="447F36A0"/>
    <w:rsid w:val="4482CFBC"/>
    <w:rsid w:val="44895503"/>
    <w:rsid w:val="448AFE32"/>
    <w:rsid w:val="449371C4"/>
    <w:rsid w:val="44978DBC"/>
    <w:rsid w:val="44A4239D"/>
    <w:rsid w:val="44A5DA5E"/>
    <w:rsid w:val="44A78786"/>
    <w:rsid w:val="44ADE02D"/>
    <w:rsid w:val="44B643BC"/>
    <w:rsid w:val="44B7A129"/>
    <w:rsid w:val="44B8C8D8"/>
    <w:rsid w:val="44BEB667"/>
    <w:rsid w:val="44C07865"/>
    <w:rsid w:val="44C697BB"/>
    <w:rsid w:val="44C9D85A"/>
    <w:rsid w:val="44CCF7DC"/>
    <w:rsid w:val="44D10345"/>
    <w:rsid w:val="44EEC02E"/>
    <w:rsid w:val="44F79CDF"/>
    <w:rsid w:val="450982E0"/>
    <w:rsid w:val="451434F1"/>
    <w:rsid w:val="451FFEE8"/>
    <w:rsid w:val="4526342A"/>
    <w:rsid w:val="4529E31D"/>
    <w:rsid w:val="452A128B"/>
    <w:rsid w:val="452B9684"/>
    <w:rsid w:val="45311438"/>
    <w:rsid w:val="453B2C74"/>
    <w:rsid w:val="45406532"/>
    <w:rsid w:val="45414005"/>
    <w:rsid w:val="454C97E8"/>
    <w:rsid w:val="4550CB28"/>
    <w:rsid w:val="455406D6"/>
    <w:rsid w:val="45541C62"/>
    <w:rsid w:val="455DF72F"/>
    <w:rsid w:val="4564F753"/>
    <w:rsid w:val="456E4AD2"/>
    <w:rsid w:val="45745CAC"/>
    <w:rsid w:val="457F7BE8"/>
    <w:rsid w:val="45A6DC28"/>
    <w:rsid w:val="45AD3873"/>
    <w:rsid w:val="45BD06C1"/>
    <w:rsid w:val="45C696DC"/>
    <w:rsid w:val="45E206A5"/>
    <w:rsid w:val="45E5BD2C"/>
    <w:rsid w:val="45EA5772"/>
    <w:rsid w:val="45F8A4CC"/>
    <w:rsid w:val="45FA23A3"/>
    <w:rsid w:val="45FEDEE8"/>
    <w:rsid w:val="46009D30"/>
    <w:rsid w:val="46093C55"/>
    <w:rsid w:val="4619AC6B"/>
    <w:rsid w:val="46227F07"/>
    <w:rsid w:val="4627D773"/>
    <w:rsid w:val="462AA5A0"/>
    <w:rsid w:val="462B2ECD"/>
    <w:rsid w:val="462D216E"/>
    <w:rsid w:val="463629AC"/>
    <w:rsid w:val="46375AC2"/>
    <w:rsid w:val="463FF76D"/>
    <w:rsid w:val="4646A703"/>
    <w:rsid w:val="4652752B"/>
    <w:rsid w:val="46559B10"/>
    <w:rsid w:val="465CA72C"/>
    <w:rsid w:val="4665D067"/>
    <w:rsid w:val="46676F8A"/>
    <w:rsid w:val="466CDB8B"/>
    <w:rsid w:val="466DF8AB"/>
    <w:rsid w:val="4672DE83"/>
    <w:rsid w:val="467994A1"/>
    <w:rsid w:val="467A519D"/>
    <w:rsid w:val="4687A8D0"/>
    <w:rsid w:val="46886853"/>
    <w:rsid w:val="468C507B"/>
    <w:rsid w:val="4693700B"/>
    <w:rsid w:val="46A7DF7E"/>
    <w:rsid w:val="46B5032C"/>
    <w:rsid w:val="46C5082E"/>
    <w:rsid w:val="46C59C7F"/>
    <w:rsid w:val="46CD5B0E"/>
    <w:rsid w:val="46DA059B"/>
    <w:rsid w:val="46EBE674"/>
    <w:rsid w:val="46EDFFBC"/>
    <w:rsid w:val="46EF0D67"/>
    <w:rsid w:val="46F16DF3"/>
    <w:rsid w:val="470351A3"/>
    <w:rsid w:val="4712CE46"/>
    <w:rsid w:val="4714F203"/>
    <w:rsid w:val="47194F78"/>
    <w:rsid w:val="4733CFC3"/>
    <w:rsid w:val="473D4193"/>
    <w:rsid w:val="473D8AA3"/>
    <w:rsid w:val="473D9A86"/>
    <w:rsid w:val="473D9CF2"/>
    <w:rsid w:val="474ACEF9"/>
    <w:rsid w:val="474FC2AB"/>
    <w:rsid w:val="47548190"/>
    <w:rsid w:val="47602229"/>
    <w:rsid w:val="47657A2F"/>
    <w:rsid w:val="47751900"/>
    <w:rsid w:val="477DD706"/>
    <w:rsid w:val="477DD858"/>
    <w:rsid w:val="4783BF55"/>
    <w:rsid w:val="478CDA5A"/>
    <w:rsid w:val="478D941B"/>
    <w:rsid w:val="4794752D"/>
    <w:rsid w:val="47AD6E25"/>
    <w:rsid w:val="47ADCCFD"/>
    <w:rsid w:val="47ADF253"/>
    <w:rsid w:val="47BAA2B0"/>
    <w:rsid w:val="47C0DB80"/>
    <w:rsid w:val="47C1F385"/>
    <w:rsid w:val="47C5B1CC"/>
    <w:rsid w:val="47C7743A"/>
    <w:rsid w:val="47D0F9DA"/>
    <w:rsid w:val="47D150DD"/>
    <w:rsid w:val="47E08D84"/>
    <w:rsid w:val="47E458DD"/>
    <w:rsid w:val="47E78969"/>
    <w:rsid w:val="47F2BDC9"/>
    <w:rsid w:val="47F90C7C"/>
    <w:rsid w:val="48053D3D"/>
    <w:rsid w:val="4805ECAB"/>
    <w:rsid w:val="4808CF74"/>
    <w:rsid w:val="480C8A5A"/>
    <w:rsid w:val="48144900"/>
    <w:rsid w:val="48148828"/>
    <w:rsid w:val="481881E0"/>
    <w:rsid w:val="4819FF7A"/>
    <w:rsid w:val="481C75AE"/>
    <w:rsid w:val="481EAA7F"/>
    <w:rsid w:val="4820A7A7"/>
    <w:rsid w:val="4828DACA"/>
    <w:rsid w:val="482A12A2"/>
    <w:rsid w:val="482D9AAB"/>
    <w:rsid w:val="483226E6"/>
    <w:rsid w:val="4833C7C1"/>
    <w:rsid w:val="4834D72C"/>
    <w:rsid w:val="48355026"/>
    <w:rsid w:val="483FDDF1"/>
    <w:rsid w:val="484F2715"/>
    <w:rsid w:val="485070C1"/>
    <w:rsid w:val="4852DD83"/>
    <w:rsid w:val="4859BF26"/>
    <w:rsid w:val="485FB86A"/>
    <w:rsid w:val="48613DE9"/>
    <w:rsid w:val="48639702"/>
    <w:rsid w:val="4868B4FA"/>
    <w:rsid w:val="4871BB15"/>
    <w:rsid w:val="4873DA0E"/>
    <w:rsid w:val="4875842A"/>
    <w:rsid w:val="4882DB7B"/>
    <w:rsid w:val="488842FE"/>
    <w:rsid w:val="488BA798"/>
    <w:rsid w:val="48957017"/>
    <w:rsid w:val="48AEBFF5"/>
    <w:rsid w:val="48B329AD"/>
    <w:rsid w:val="48BBBE33"/>
    <w:rsid w:val="48C715CF"/>
    <w:rsid w:val="48C7D37C"/>
    <w:rsid w:val="48CB5149"/>
    <w:rsid w:val="48D03997"/>
    <w:rsid w:val="48DE7CEA"/>
    <w:rsid w:val="48E729A3"/>
    <w:rsid w:val="48E7A624"/>
    <w:rsid w:val="48EB972C"/>
    <w:rsid w:val="48FE0192"/>
    <w:rsid w:val="4904BF89"/>
    <w:rsid w:val="49097A4E"/>
    <w:rsid w:val="490DCFE0"/>
    <w:rsid w:val="49123B74"/>
    <w:rsid w:val="4919A8B9"/>
    <w:rsid w:val="491FF1FB"/>
    <w:rsid w:val="49235C64"/>
    <w:rsid w:val="4925AF10"/>
    <w:rsid w:val="493B6D91"/>
    <w:rsid w:val="493BD3B6"/>
    <w:rsid w:val="493F3955"/>
    <w:rsid w:val="49545554"/>
    <w:rsid w:val="495E405A"/>
    <w:rsid w:val="495E4144"/>
    <w:rsid w:val="4962ED44"/>
    <w:rsid w:val="49678C48"/>
    <w:rsid w:val="497AF8A9"/>
    <w:rsid w:val="497D0415"/>
    <w:rsid w:val="498BCDA3"/>
    <w:rsid w:val="498C7110"/>
    <w:rsid w:val="499AB6DD"/>
    <w:rsid w:val="49A5996D"/>
    <w:rsid w:val="49A5B9FE"/>
    <w:rsid w:val="49B169A0"/>
    <w:rsid w:val="49B8460F"/>
    <w:rsid w:val="49BCD680"/>
    <w:rsid w:val="49BF1830"/>
    <w:rsid w:val="49C83412"/>
    <w:rsid w:val="49D0A78D"/>
    <w:rsid w:val="49D0FDE9"/>
    <w:rsid w:val="49D12A6F"/>
    <w:rsid w:val="49D890AB"/>
    <w:rsid w:val="49DB763C"/>
    <w:rsid w:val="49E0D40A"/>
    <w:rsid w:val="49E1B664"/>
    <w:rsid w:val="49E78075"/>
    <w:rsid w:val="49EBB21D"/>
    <w:rsid w:val="49EDA58A"/>
    <w:rsid w:val="49F523AD"/>
    <w:rsid w:val="49FAEEB5"/>
    <w:rsid w:val="49FB88CB"/>
    <w:rsid w:val="4A123A98"/>
    <w:rsid w:val="4A13D655"/>
    <w:rsid w:val="4A17190C"/>
    <w:rsid w:val="4A20090B"/>
    <w:rsid w:val="4A267A22"/>
    <w:rsid w:val="4A2986A5"/>
    <w:rsid w:val="4A3D9987"/>
    <w:rsid w:val="4A3DB5FC"/>
    <w:rsid w:val="4A40E5E9"/>
    <w:rsid w:val="4A5106FC"/>
    <w:rsid w:val="4A5D5538"/>
    <w:rsid w:val="4A6161D1"/>
    <w:rsid w:val="4A6203BA"/>
    <w:rsid w:val="4A645933"/>
    <w:rsid w:val="4A65FBEB"/>
    <w:rsid w:val="4A67D080"/>
    <w:rsid w:val="4A77517B"/>
    <w:rsid w:val="4A781EFA"/>
    <w:rsid w:val="4AA6DE9E"/>
    <w:rsid w:val="4AB06BBA"/>
    <w:rsid w:val="4AB2B898"/>
    <w:rsid w:val="4AB6DBA2"/>
    <w:rsid w:val="4AC8C8F7"/>
    <w:rsid w:val="4ACC3319"/>
    <w:rsid w:val="4AD5FBB3"/>
    <w:rsid w:val="4AD698F6"/>
    <w:rsid w:val="4ADBCAB0"/>
    <w:rsid w:val="4ADBFC6E"/>
    <w:rsid w:val="4AF1A1B8"/>
    <w:rsid w:val="4B01DBF9"/>
    <w:rsid w:val="4B027874"/>
    <w:rsid w:val="4B0D87B0"/>
    <w:rsid w:val="4B161030"/>
    <w:rsid w:val="4B181838"/>
    <w:rsid w:val="4B19C04B"/>
    <w:rsid w:val="4B1CDA20"/>
    <w:rsid w:val="4B274F3D"/>
    <w:rsid w:val="4B284171"/>
    <w:rsid w:val="4B288113"/>
    <w:rsid w:val="4B359340"/>
    <w:rsid w:val="4B3B72FD"/>
    <w:rsid w:val="4B4169CE"/>
    <w:rsid w:val="4B41C3E4"/>
    <w:rsid w:val="4B4FD6E8"/>
    <w:rsid w:val="4B519E45"/>
    <w:rsid w:val="4B53B51F"/>
    <w:rsid w:val="4B5F21E2"/>
    <w:rsid w:val="4B61B364"/>
    <w:rsid w:val="4B61E02A"/>
    <w:rsid w:val="4B63F283"/>
    <w:rsid w:val="4B6C77EE"/>
    <w:rsid w:val="4B7C0DAE"/>
    <w:rsid w:val="4B8FF5E8"/>
    <w:rsid w:val="4B907981"/>
    <w:rsid w:val="4B94FC2E"/>
    <w:rsid w:val="4B958E3C"/>
    <w:rsid w:val="4B98DEAB"/>
    <w:rsid w:val="4BA055BC"/>
    <w:rsid w:val="4BA0F20A"/>
    <w:rsid w:val="4BAFA6B6"/>
    <w:rsid w:val="4BBDE613"/>
    <w:rsid w:val="4BC3485A"/>
    <w:rsid w:val="4BC82674"/>
    <w:rsid w:val="4BC82AB9"/>
    <w:rsid w:val="4BC95E7A"/>
    <w:rsid w:val="4BCD0D9E"/>
    <w:rsid w:val="4BCD1647"/>
    <w:rsid w:val="4BE660B7"/>
    <w:rsid w:val="4BED5A3D"/>
    <w:rsid w:val="4BEE151A"/>
    <w:rsid w:val="4BF1158D"/>
    <w:rsid w:val="4BF2C47F"/>
    <w:rsid w:val="4BFDD41B"/>
    <w:rsid w:val="4C0C46DA"/>
    <w:rsid w:val="4C0D450B"/>
    <w:rsid w:val="4C135848"/>
    <w:rsid w:val="4C19E9FE"/>
    <w:rsid w:val="4C2337EE"/>
    <w:rsid w:val="4C24A34E"/>
    <w:rsid w:val="4C2D07F6"/>
    <w:rsid w:val="4C2FE039"/>
    <w:rsid w:val="4C3F05DB"/>
    <w:rsid w:val="4C41408F"/>
    <w:rsid w:val="4C44184B"/>
    <w:rsid w:val="4C4C20A0"/>
    <w:rsid w:val="4C544E3E"/>
    <w:rsid w:val="4C69E6FA"/>
    <w:rsid w:val="4C6C06DC"/>
    <w:rsid w:val="4C7A96BE"/>
    <w:rsid w:val="4C80FB51"/>
    <w:rsid w:val="4C82EA75"/>
    <w:rsid w:val="4C843CFB"/>
    <w:rsid w:val="4C9E48D5"/>
    <w:rsid w:val="4CA01936"/>
    <w:rsid w:val="4CAF32C7"/>
    <w:rsid w:val="4CB40523"/>
    <w:rsid w:val="4CB590AC"/>
    <w:rsid w:val="4CBFCC59"/>
    <w:rsid w:val="4CD87EF9"/>
    <w:rsid w:val="4CEA9DE3"/>
    <w:rsid w:val="4CEF380D"/>
    <w:rsid w:val="4CF31894"/>
    <w:rsid w:val="4CF3AFC6"/>
    <w:rsid w:val="4CF838EA"/>
    <w:rsid w:val="4CFCD0F7"/>
    <w:rsid w:val="4D04F0A2"/>
    <w:rsid w:val="4D0B0052"/>
    <w:rsid w:val="4D0ED061"/>
    <w:rsid w:val="4D1609F9"/>
    <w:rsid w:val="4D1C7C3C"/>
    <w:rsid w:val="4D278DF3"/>
    <w:rsid w:val="4D2BC649"/>
    <w:rsid w:val="4D2CC592"/>
    <w:rsid w:val="4D33298D"/>
    <w:rsid w:val="4D43BE21"/>
    <w:rsid w:val="4D49F4EC"/>
    <w:rsid w:val="4D4AE96E"/>
    <w:rsid w:val="4D51F127"/>
    <w:rsid w:val="4D594B7E"/>
    <w:rsid w:val="4D5AD10C"/>
    <w:rsid w:val="4D62764F"/>
    <w:rsid w:val="4D670886"/>
    <w:rsid w:val="4D689D6A"/>
    <w:rsid w:val="4D6932CB"/>
    <w:rsid w:val="4D750B83"/>
    <w:rsid w:val="4D76AD68"/>
    <w:rsid w:val="4D81A494"/>
    <w:rsid w:val="4D82DFF0"/>
    <w:rsid w:val="4D8AE845"/>
    <w:rsid w:val="4D8FD5C5"/>
    <w:rsid w:val="4D90A2AA"/>
    <w:rsid w:val="4D912EA6"/>
    <w:rsid w:val="4D91ABF8"/>
    <w:rsid w:val="4D92B369"/>
    <w:rsid w:val="4D989731"/>
    <w:rsid w:val="4D9E04CE"/>
    <w:rsid w:val="4DA897FA"/>
    <w:rsid w:val="4DB4DC4A"/>
    <w:rsid w:val="4DCFCA1A"/>
    <w:rsid w:val="4DE32481"/>
    <w:rsid w:val="4DECCF8C"/>
    <w:rsid w:val="4DF01E9F"/>
    <w:rsid w:val="4DFB10E3"/>
    <w:rsid w:val="4E0DB583"/>
    <w:rsid w:val="4E1D446C"/>
    <w:rsid w:val="4E273877"/>
    <w:rsid w:val="4E2C9774"/>
    <w:rsid w:val="4E3A2EC2"/>
    <w:rsid w:val="4E3B12A6"/>
    <w:rsid w:val="4E40E03C"/>
    <w:rsid w:val="4E460631"/>
    <w:rsid w:val="4E46AF1E"/>
    <w:rsid w:val="4E5B7591"/>
    <w:rsid w:val="4E5DB4AE"/>
    <w:rsid w:val="4E5EED31"/>
    <w:rsid w:val="4E6A71AA"/>
    <w:rsid w:val="4E6A97A7"/>
    <w:rsid w:val="4E6D3402"/>
    <w:rsid w:val="4E70AFED"/>
    <w:rsid w:val="4E96C6F2"/>
    <w:rsid w:val="4E983CE4"/>
    <w:rsid w:val="4EA0B12F"/>
    <w:rsid w:val="4EA46F0C"/>
    <w:rsid w:val="4EA6D0B3"/>
    <w:rsid w:val="4EA723E8"/>
    <w:rsid w:val="4EAAD59E"/>
    <w:rsid w:val="4EAF2E54"/>
    <w:rsid w:val="4EBB511D"/>
    <w:rsid w:val="4EBCDFCB"/>
    <w:rsid w:val="4EC3818D"/>
    <w:rsid w:val="4EC7FF96"/>
    <w:rsid w:val="4ED86CF3"/>
    <w:rsid w:val="4EDD2FF4"/>
    <w:rsid w:val="4EDE465A"/>
    <w:rsid w:val="4EE74778"/>
    <w:rsid w:val="4EFB0706"/>
    <w:rsid w:val="4EFDAB5A"/>
    <w:rsid w:val="4F0C0E3A"/>
    <w:rsid w:val="4F159E25"/>
    <w:rsid w:val="4F1940BB"/>
    <w:rsid w:val="4F1A8674"/>
    <w:rsid w:val="4F20B24E"/>
    <w:rsid w:val="4F2A96AC"/>
    <w:rsid w:val="4F346792"/>
    <w:rsid w:val="4F349611"/>
    <w:rsid w:val="4F35875F"/>
    <w:rsid w:val="4F3B3D49"/>
    <w:rsid w:val="4F464AB1"/>
    <w:rsid w:val="4F4E46D1"/>
    <w:rsid w:val="4F5521E5"/>
    <w:rsid w:val="4F60FBB5"/>
    <w:rsid w:val="4F61C1F0"/>
    <w:rsid w:val="4F621850"/>
    <w:rsid w:val="4F64F7A2"/>
    <w:rsid w:val="4F6A2179"/>
    <w:rsid w:val="4F800A83"/>
    <w:rsid w:val="4F83EB36"/>
    <w:rsid w:val="4F912E01"/>
    <w:rsid w:val="4F94E39D"/>
    <w:rsid w:val="4FCD5A63"/>
    <w:rsid w:val="4FCE9389"/>
    <w:rsid w:val="4FCFC279"/>
    <w:rsid w:val="4FDE2FEB"/>
    <w:rsid w:val="4FE17B8C"/>
    <w:rsid w:val="4FEC31AC"/>
    <w:rsid w:val="4FEFE878"/>
    <w:rsid w:val="4FF51AD7"/>
    <w:rsid w:val="4FFABD92"/>
    <w:rsid w:val="50051338"/>
    <w:rsid w:val="5005A84E"/>
    <w:rsid w:val="50168A68"/>
    <w:rsid w:val="501EC913"/>
    <w:rsid w:val="50271710"/>
    <w:rsid w:val="50289F31"/>
    <w:rsid w:val="502DBAF2"/>
    <w:rsid w:val="504AD16C"/>
    <w:rsid w:val="5053B61A"/>
    <w:rsid w:val="5054457D"/>
    <w:rsid w:val="50759ABA"/>
    <w:rsid w:val="507D3764"/>
    <w:rsid w:val="507D9154"/>
    <w:rsid w:val="50820C07"/>
    <w:rsid w:val="50826D04"/>
    <w:rsid w:val="5086C072"/>
    <w:rsid w:val="508D8B17"/>
    <w:rsid w:val="509085A9"/>
    <w:rsid w:val="5091DDFD"/>
    <w:rsid w:val="5099C461"/>
    <w:rsid w:val="50A947B0"/>
    <w:rsid w:val="50AB4326"/>
    <w:rsid w:val="50B1C8A9"/>
    <w:rsid w:val="50B9D1DA"/>
    <w:rsid w:val="50C28907"/>
    <w:rsid w:val="50C50D89"/>
    <w:rsid w:val="50C58076"/>
    <w:rsid w:val="50C9A5DA"/>
    <w:rsid w:val="50E10AEF"/>
    <w:rsid w:val="50F827AF"/>
    <w:rsid w:val="510D8509"/>
    <w:rsid w:val="5115F3F2"/>
    <w:rsid w:val="511DF041"/>
    <w:rsid w:val="511F0936"/>
    <w:rsid w:val="513206FB"/>
    <w:rsid w:val="5133C4F7"/>
    <w:rsid w:val="513D581D"/>
    <w:rsid w:val="5142EFD6"/>
    <w:rsid w:val="5147884C"/>
    <w:rsid w:val="515DB26F"/>
    <w:rsid w:val="5163A6BC"/>
    <w:rsid w:val="5164BA84"/>
    <w:rsid w:val="5168D100"/>
    <w:rsid w:val="516BC0DB"/>
    <w:rsid w:val="516D0A15"/>
    <w:rsid w:val="516EB805"/>
    <w:rsid w:val="517A004C"/>
    <w:rsid w:val="5191C09D"/>
    <w:rsid w:val="519D381A"/>
    <w:rsid w:val="519FBAA6"/>
    <w:rsid w:val="51A2C870"/>
    <w:rsid w:val="51AA6D43"/>
    <w:rsid w:val="51B73D88"/>
    <w:rsid w:val="51B9304E"/>
    <w:rsid w:val="51BB6A6E"/>
    <w:rsid w:val="51BE9A96"/>
    <w:rsid w:val="51C38E78"/>
    <w:rsid w:val="51D475FB"/>
    <w:rsid w:val="51D61FE7"/>
    <w:rsid w:val="51EEAB1C"/>
    <w:rsid w:val="51F086BD"/>
    <w:rsid w:val="51F75DCE"/>
    <w:rsid w:val="5203FE1E"/>
    <w:rsid w:val="520A7A35"/>
    <w:rsid w:val="5210020B"/>
    <w:rsid w:val="52174828"/>
    <w:rsid w:val="521E3D65"/>
    <w:rsid w:val="52278774"/>
    <w:rsid w:val="522938C4"/>
    <w:rsid w:val="522C7C4D"/>
    <w:rsid w:val="522CBFC4"/>
    <w:rsid w:val="523FB9BB"/>
    <w:rsid w:val="52484EAD"/>
    <w:rsid w:val="5248FAA8"/>
    <w:rsid w:val="524EFC92"/>
    <w:rsid w:val="5257E292"/>
    <w:rsid w:val="525B9645"/>
    <w:rsid w:val="52605780"/>
    <w:rsid w:val="5260DDEA"/>
    <w:rsid w:val="5265763B"/>
    <w:rsid w:val="52718328"/>
    <w:rsid w:val="527EFE16"/>
    <w:rsid w:val="52A00313"/>
    <w:rsid w:val="52A5903D"/>
    <w:rsid w:val="52AB1C4E"/>
    <w:rsid w:val="52B0EC84"/>
    <w:rsid w:val="52B58884"/>
    <w:rsid w:val="52BB3BC3"/>
    <w:rsid w:val="52BEBF48"/>
    <w:rsid w:val="52CC26DF"/>
    <w:rsid w:val="52D1DB50"/>
    <w:rsid w:val="52D262F1"/>
    <w:rsid w:val="52D29F8A"/>
    <w:rsid w:val="52D8C974"/>
    <w:rsid w:val="52DC6174"/>
    <w:rsid w:val="52EC4D38"/>
    <w:rsid w:val="52EF255E"/>
    <w:rsid w:val="52F80BDF"/>
    <w:rsid w:val="52FF771D"/>
    <w:rsid w:val="530021CA"/>
    <w:rsid w:val="5306344B"/>
    <w:rsid w:val="530AC086"/>
    <w:rsid w:val="53116F30"/>
    <w:rsid w:val="5315FC1B"/>
    <w:rsid w:val="53244D0D"/>
    <w:rsid w:val="5334D015"/>
    <w:rsid w:val="5339087B"/>
    <w:rsid w:val="53391E5F"/>
    <w:rsid w:val="533BB66F"/>
    <w:rsid w:val="534F38CB"/>
    <w:rsid w:val="5351AF40"/>
    <w:rsid w:val="53573ACF"/>
    <w:rsid w:val="5358C7EB"/>
    <w:rsid w:val="535F2855"/>
    <w:rsid w:val="536A70E1"/>
    <w:rsid w:val="537BA798"/>
    <w:rsid w:val="537BCAC5"/>
    <w:rsid w:val="5383C23B"/>
    <w:rsid w:val="5385A814"/>
    <w:rsid w:val="53861E40"/>
    <w:rsid w:val="5391589A"/>
    <w:rsid w:val="5393DA11"/>
    <w:rsid w:val="5393DE91"/>
    <w:rsid w:val="53A87519"/>
    <w:rsid w:val="53A9A01A"/>
    <w:rsid w:val="53B098DB"/>
    <w:rsid w:val="53BA1441"/>
    <w:rsid w:val="53BB14F3"/>
    <w:rsid w:val="53C201C7"/>
    <w:rsid w:val="53E09203"/>
    <w:rsid w:val="53E6BD7F"/>
    <w:rsid w:val="53F19E01"/>
    <w:rsid w:val="53F7CF9D"/>
    <w:rsid w:val="53FA7A09"/>
    <w:rsid w:val="53FB06A1"/>
    <w:rsid w:val="5408F10A"/>
    <w:rsid w:val="540C3F37"/>
    <w:rsid w:val="544D19C2"/>
    <w:rsid w:val="544EA5A8"/>
    <w:rsid w:val="5456B43D"/>
    <w:rsid w:val="545E962F"/>
    <w:rsid w:val="5471C25D"/>
    <w:rsid w:val="548C7FF1"/>
    <w:rsid w:val="548FA5D5"/>
    <w:rsid w:val="54993F8D"/>
    <w:rsid w:val="549DD7FD"/>
    <w:rsid w:val="54B624C0"/>
    <w:rsid w:val="54BDCB4C"/>
    <w:rsid w:val="54BF09F8"/>
    <w:rsid w:val="54C8E7F2"/>
    <w:rsid w:val="54C9B6C8"/>
    <w:rsid w:val="54D4F6D7"/>
    <w:rsid w:val="54FAF8B6"/>
    <w:rsid w:val="54FEDE1E"/>
    <w:rsid w:val="5507A10B"/>
    <w:rsid w:val="5513B090"/>
    <w:rsid w:val="55217875"/>
    <w:rsid w:val="552E861A"/>
    <w:rsid w:val="553AFAAC"/>
    <w:rsid w:val="553D42AA"/>
    <w:rsid w:val="55407517"/>
    <w:rsid w:val="554F00A9"/>
    <w:rsid w:val="5555E4A2"/>
    <w:rsid w:val="555688FC"/>
    <w:rsid w:val="5564F4D6"/>
    <w:rsid w:val="5570A9A5"/>
    <w:rsid w:val="557A5B3D"/>
    <w:rsid w:val="557D7357"/>
    <w:rsid w:val="55939961"/>
    <w:rsid w:val="5594BED1"/>
    <w:rsid w:val="55972203"/>
    <w:rsid w:val="55A3D795"/>
    <w:rsid w:val="55BDED2A"/>
    <w:rsid w:val="55C1DE15"/>
    <w:rsid w:val="55C2E6AA"/>
    <w:rsid w:val="55CB8594"/>
    <w:rsid w:val="55D49252"/>
    <w:rsid w:val="55DB4BD8"/>
    <w:rsid w:val="55DC8964"/>
    <w:rsid w:val="55E82D6D"/>
    <w:rsid w:val="55F1A469"/>
    <w:rsid w:val="5608FD08"/>
    <w:rsid w:val="562280B3"/>
    <w:rsid w:val="56260E2B"/>
    <w:rsid w:val="562F349D"/>
    <w:rsid w:val="56348873"/>
    <w:rsid w:val="563B3BEE"/>
    <w:rsid w:val="56400595"/>
    <w:rsid w:val="564336B4"/>
    <w:rsid w:val="564F2713"/>
    <w:rsid w:val="5651D942"/>
    <w:rsid w:val="56553148"/>
    <w:rsid w:val="5661DE81"/>
    <w:rsid w:val="5669CF13"/>
    <w:rsid w:val="566CC46B"/>
    <w:rsid w:val="566DDCFD"/>
    <w:rsid w:val="566FD438"/>
    <w:rsid w:val="5670A93D"/>
    <w:rsid w:val="56730ED7"/>
    <w:rsid w:val="56735731"/>
    <w:rsid w:val="567CC610"/>
    <w:rsid w:val="5691F0FB"/>
    <w:rsid w:val="569C8AD6"/>
    <w:rsid w:val="56A1189F"/>
    <w:rsid w:val="56A26CD1"/>
    <w:rsid w:val="56A7CECF"/>
    <w:rsid w:val="56A936FB"/>
    <w:rsid w:val="56AAFCBB"/>
    <w:rsid w:val="56BCF3CB"/>
    <w:rsid w:val="56BDBF02"/>
    <w:rsid w:val="56C365F6"/>
    <w:rsid w:val="56CAF755"/>
    <w:rsid w:val="56CC1962"/>
    <w:rsid w:val="56CD6340"/>
    <w:rsid w:val="56D1A84B"/>
    <w:rsid w:val="56DB2D49"/>
    <w:rsid w:val="56E2032D"/>
    <w:rsid w:val="56E2368F"/>
    <w:rsid w:val="56EF2A4C"/>
    <w:rsid w:val="56F2595D"/>
    <w:rsid w:val="57001D32"/>
    <w:rsid w:val="5707C166"/>
    <w:rsid w:val="571497C1"/>
    <w:rsid w:val="5716CDC1"/>
    <w:rsid w:val="5717B0ED"/>
    <w:rsid w:val="571976C4"/>
    <w:rsid w:val="5722062F"/>
    <w:rsid w:val="5728671A"/>
    <w:rsid w:val="5729ADA2"/>
    <w:rsid w:val="572DCE66"/>
    <w:rsid w:val="57304C95"/>
    <w:rsid w:val="573436EB"/>
    <w:rsid w:val="573816CB"/>
    <w:rsid w:val="57449C7A"/>
    <w:rsid w:val="57540D9A"/>
    <w:rsid w:val="575ACE03"/>
    <w:rsid w:val="5761D24F"/>
    <w:rsid w:val="5766575B"/>
    <w:rsid w:val="576AA55A"/>
    <w:rsid w:val="5771E72B"/>
    <w:rsid w:val="57735976"/>
    <w:rsid w:val="57812C0C"/>
    <w:rsid w:val="5785E9DC"/>
    <w:rsid w:val="578A8F88"/>
    <w:rsid w:val="578C8947"/>
    <w:rsid w:val="579AD4B2"/>
    <w:rsid w:val="579AE184"/>
    <w:rsid w:val="57A18FFA"/>
    <w:rsid w:val="57A7E9FC"/>
    <w:rsid w:val="57B5C68E"/>
    <w:rsid w:val="57B732E7"/>
    <w:rsid w:val="57BD6F35"/>
    <w:rsid w:val="57CB8EB4"/>
    <w:rsid w:val="57CF2990"/>
    <w:rsid w:val="57DCE24E"/>
    <w:rsid w:val="57DF025C"/>
    <w:rsid w:val="57E941D0"/>
    <w:rsid w:val="57F03EA6"/>
    <w:rsid w:val="57F28738"/>
    <w:rsid w:val="58143148"/>
    <w:rsid w:val="5825A1FB"/>
    <w:rsid w:val="5829AD65"/>
    <w:rsid w:val="58350D92"/>
    <w:rsid w:val="583DB8C1"/>
    <w:rsid w:val="58566E70"/>
    <w:rsid w:val="5858974C"/>
    <w:rsid w:val="585C9B83"/>
    <w:rsid w:val="585EBC49"/>
    <w:rsid w:val="586A1F1C"/>
    <w:rsid w:val="587BE63C"/>
    <w:rsid w:val="588AFAAD"/>
    <w:rsid w:val="588D8564"/>
    <w:rsid w:val="589A366F"/>
    <w:rsid w:val="589F2405"/>
    <w:rsid w:val="58A1ACFA"/>
    <w:rsid w:val="58A700BB"/>
    <w:rsid w:val="58A9CE74"/>
    <w:rsid w:val="58A9D962"/>
    <w:rsid w:val="58AA820E"/>
    <w:rsid w:val="58AE6C37"/>
    <w:rsid w:val="58CC0644"/>
    <w:rsid w:val="58DD4913"/>
    <w:rsid w:val="58E06CDB"/>
    <w:rsid w:val="58E17057"/>
    <w:rsid w:val="58E1EEAB"/>
    <w:rsid w:val="58E3C961"/>
    <w:rsid w:val="58E6544A"/>
    <w:rsid w:val="58E892F2"/>
    <w:rsid w:val="58EE7C2E"/>
    <w:rsid w:val="58EEACF4"/>
    <w:rsid w:val="58F86E22"/>
    <w:rsid w:val="59032656"/>
    <w:rsid w:val="5904CC2A"/>
    <w:rsid w:val="5905F487"/>
    <w:rsid w:val="59077D6D"/>
    <w:rsid w:val="590D340E"/>
    <w:rsid w:val="5911EBE5"/>
    <w:rsid w:val="5914C6D6"/>
    <w:rsid w:val="591AF079"/>
    <w:rsid w:val="592C6263"/>
    <w:rsid w:val="592E9D94"/>
    <w:rsid w:val="592FCB31"/>
    <w:rsid w:val="59355D22"/>
    <w:rsid w:val="5936B1E5"/>
    <w:rsid w:val="593B5C39"/>
    <w:rsid w:val="59404520"/>
    <w:rsid w:val="594AA736"/>
    <w:rsid w:val="5959735A"/>
    <w:rsid w:val="5960EA98"/>
    <w:rsid w:val="5965B2D8"/>
    <w:rsid w:val="59697A2E"/>
    <w:rsid w:val="596BA2DF"/>
    <w:rsid w:val="596BD8AB"/>
    <w:rsid w:val="596FE3EC"/>
    <w:rsid w:val="59785242"/>
    <w:rsid w:val="59792241"/>
    <w:rsid w:val="597B8ABF"/>
    <w:rsid w:val="597FB4C0"/>
    <w:rsid w:val="59985DB0"/>
    <w:rsid w:val="59A22082"/>
    <w:rsid w:val="59ADB31D"/>
    <w:rsid w:val="59B15BDB"/>
    <w:rsid w:val="59BBA21D"/>
    <w:rsid w:val="59C57FB3"/>
    <w:rsid w:val="59C67C53"/>
    <w:rsid w:val="59C6B880"/>
    <w:rsid w:val="59C6E107"/>
    <w:rsid w:val="59CA31F2"/>
    <w:rsid w:val="59EDA5F0"/>
    <w:rsid w:val="59F442A7"/>
    <w:rsid w:val="59F823A1"/>
    <w:rsid w:val="59FE8B19"/>
    <w:rsid w:val="59FF29DB"/>
    <w:rsid w:val="5A0287E5"/>
    <w:rsid w:val="5A0FC5F0"/>
    <w:rsid w:val="5A15FACD"/>
    <w:rsid w:val="5A17B376"/>
    <w:rsid w:val="5A1A22DC"/>
    <w:rsid w:val="5A1BD39F"/>
    <w:rsid w:val="5A1C08E8"/>
    <w:rsid w:val="5A1D22DA"/>
    <w:rsid w:val="5A251A95"/>
    <w:rsid w:val="5A2BE506"/>
    <w:rsid w:val="5A39B515"/>
    <w:rsid w:val="5A5641A0"/>
    <w:rsid w:val="5A57CA8E"/>
    <w:rsid w:val="5A661775"/>
    <w:rsid w:val="5A689925"/>
    <w:rsid w:val="5A7191CF"/>
    <w:rsid w:val="5A7C44A8"/>
    <w:rsid w:val="5A87A91C"/>
    <w:rsid w:val="5A8B753D"/>
    <w:rsid w:val="5A8C71A8"/>
    <w:rsid w:val="5A913274"/>
    <w:rsid w:val="5A934413"/>
    <w:rsid w:val="5A956599"/>
    <w:rsid w:val="5AADFAA6"/>
    <w:rsid w:val="5AAF802A"/>
    <w:rsid w:val="5ABBAB9C"/>
    <w:rsid w:val="5ABD459B"/>
    <w:rsid w:val="5ABEE9BA"/>
    <w:rsid w:val="5AC4EE58"/>
    <w:rsid w:val="5ACDEAED"/>
    <w:rsid w:val="5AE7824B"/>
    <w:rsid w:val="5AE9EA2D"/>
    <w:rsid w:val="5B02FFB6"/>
    <w:rsid w:val="5B03128A"/>
    <w:rsid w:val="5B05FFBF"/>
    <w:rsid w:val="5B077340"/>
    <w:rsid w:val="5B102290"/>
    <w:rsid w:val="5B298201"/>
    <w:rsid w:val="5B2CEF8D"/>
    <w:rsid w:val="5B303933"/>
    <w:rsid w:val="5B406803"/>
    <w:rsid w:val="5B46EF7B"/>
    <w:rsid w:val="5B4B18B9"/>
    <w:rsid w:val="5B508B57"/>
    <w:rsid w:val="5B57ED19"/>
    <w:rsid w:val="5B593887"/>
    <w:rsid w:val="5B593D0F"/>
    <w:rsid w:val="5B5CFE05"/>
    <w:rsid w:val="5B69F63D"/>
    <w:rsid w:val="5B6A1A08"/>
    <w:rsid w:val="5B6A3A3A"/>
    <w:rsid w:val="5B6C2B5E"/>
    <w:rsid w:val="5B6F7551"/>
    <w:rsid w:val="5B82F355"/>
    <w:rsid w:val="5B857281"/>
    <w:rsid w:val="5B99E521"/>
    <w:rsid w:val="5BA6001E"/>
    <w:rsid w:val="5BAD5576"/>
    <w:rsid w:val="5BBCE8D7"/>
    <w:rsid w:val="5BC3227E"/>
    <w:rsid w:val="5BC55627"/>
    <w:rsid w:val="5BC6A553"/>
    <w:rsid w:val="5BCAEAB8"/>
    <w:rsid w:val="5BD77E3D"/>
    <w:rsid w:val="5BE1C2AC"/>
    <w:rsid w:val="5BEB2229"/>
    <w:rsid w:val="5BEC76DE"/>
    <w:rsid w:val="5BFA4754"/>
    <w:rsid w:val="5C0379B4"/>
    <w:rsid w:val="5C07A798"/>
    <w:rsid w:val="5C0CB7FF"/>
    <w:rsid w:val="5C0CDF9A"/>
    <w:rsid w:val="5C1283D5"/>
    <w:rsid w:val="5C27BC3A"/>
    <w:rsid w:val="5C283425"/>
    <w:rsid w:val="5C2FCA11"/>
    <w:rsid w:val="5C403964"/>
    <w:rsid w:val="5C41493E"/>
    <w:rsid w:val="5C4AB30B"/>
    <w:rsid w:val="5C4EC588"/>
    <w:rsid w:val="5C5D364E"/>
    <w:rsid w:val="5C5DFD2D"/>
    <w:rsid w:val="5C646158"/>
    <w:rsid w:val="5C77A513"/>
    <w:rsid w:val="5C7BB327"/>
    <w:rsid w:val="5C860189"/>
    <w:rsid w:val="5C9794F0"/>
    <w:rsid w:val="5C9EE2EB"/>
    <w:rsid w:val="5CA8CCA4"/>
    <w:rsid w:val="5CAFF304"/>
    <w:rsid w:val="5CB65E62"/>
    <w:rsid w:val="5CB75582"/>
    <w:rsid w:val="5CBFC2A7"/>
    <w:rsid w:val="5CC98038"/>
    <w:rsid w:val="5CCBE872"/>
    <w:rsid w:val="5CD45462"/>
    <w:rsid w:val="5CF50D70"/>
    <w:rsid w:val="5CF80187"/>
    <w:rsid w:val="5CFE6F71"/>
    <w:rsid w:val="5CFFAE81"/>
    <w:rsid w:val="5D11DBB5"/>
    <w:rsid w:val="5D292DA3"/>
    <w:rsid w:val="5D3DE3E5"/>
    <w:rsid w:val="5D4EDDDF"/>
    <w:rsid w:val="5D586E84"/>
    <w:rsid w:val="5D59059E"/>
    <w:rsid w:val="5D6A98C4"/>
    <w:rsid w:val="5D73570C"/>
    <w:rsid w:val="5D7449E7"/>
    <w:rsid w:val="5D7D6679"/>
    <w:rsid w:val="5D95EC8E"/>
    <w:rsid w:val="5D9EAD2F"/>
    <w:rsid w:val="5D9ED610"/>
    <w:rsid w:val="5DA42093"/>
    <w:rsid w:val="5DA87D24"/>
    <w:rsid w:val="5DC4E8AA"/>
    <w:rsid w:val="5DEFA5E8"/>
    <w:rsid w:val="5DF2F4DC"/>
    <w:rsid w:val="5DFCFF51"/>
    <w:rsid w:val="5E0D4C0E"/>
    <w:rsid w:val="5E17F981"/>
    <w:rsid w:val="5E1B2AE5"/>
    <w:rsid w:val="5E1D2DA9"/>
    <w:rsid w:val="5E21A532"/>
    <w:rsid w:val="5E22C24C"/>
    <w:rsid w:val="5E22D31E"/>
    <w:rsid w:val="5E247824"/>
    <w:rsid w:val="5E250812"/>
    <w:rsid w:val="5E5FAE5E"/>
    <w:rsid w:val="5E671133"/>
    <w:rsid w:val="5E69C28E"/>
    <w:rsid w:val="5E783AF7"/>
    <w:rsid w:val="5E798D7A"/>
    <w:rsid w:val="5E7AF22E"/>
    <w:rsid w:val="5E7D8E97"/>
    <w:rsid w:val="5E876A3C"/>
    <w:rsid w:val="5E8CE650"/>
    <w:rsid w:val="5E941309"/>
    <w:rsid w:val="5E98EEA2"/>
    <w:rsid w:val="5EA0F269"/>
    <w:rsid w:val="5EA6A7E8"/>
    <w:rsid w:val="5EB12870"/>
    <w:rsid w:val="5EB439E2"/>
    <w:rsid w:val="5EB8C6BC"/>
    <w:rsid w:val="5EC1E2C0"/>
    <w:rsid w:val="5EC4FE04"/>
    <w:rsid w:val="5EC64A6C"/>
    <w:rsid w:val="5ECB7645"/>
    <w:rsid w:val="5EDC2CBC"/>
    <w:rsid w:val="5EEA71B4"/>
    <w:rsid w:val="5EEB2499"/>
    <w:rsid w:val="5F01A8BE"/>
    <w:rsid w:val="5F0CE7CF"/>
    <w:rsid w:val="5F1114CD"/>
    <w:rsid w:val="5F1D9BC0"/>
    <w:rsid w:val="5F238C4F"/>
    <w:rsid w:val="5F282FDF"/>
    <w:rsid w:val="5F28F94B"/>
    <w:rsid w:val="5F2C4DA5"/>
    <w:rsid w:val="5F30D58B"/>
    <w:rsid w:val="5F367228"/>
    <w:rsid w:val="5F3BD2E7"/>
    <w:rsid w:val="5F3F282C"/>
    <w:rsid w:val="5F4458C1"/>
    <w:rsid w:val="5F4A08EF"/>
    <w:rsid w:val="5F5AA64F"/>
    <w:rsid w:val="5F5B2341"/>
    <w:rsid w:val="5F65DFE8"/>
    <w:rsid w:val="5F690F9F"/>
    <w:rsid w:val="5F6E5330"/>
    <w:rsid w:val="5F712E97"/>
    <w:rsid w:val="5F717288"/>
    <w:rsid w:val="5F7AC1F2"/>
    <w:rsid w:val="5F7C7592"/>
    <w:rsid w:val="5F9D8EF3"/>
    <w:rsid w:val="5F9E3449"/>
    <w:rsid w:val="5FB31F8C"/>
    <w:rsid w:val="5FBC909D"/>
    <w:rsid w:val="5FBECC7D"/>
    <w:rsid w:val="5FC04885"/>
    <w:rsid w:val="5FCBC5FF"/>
    <w:rsid w:val="5FD5840E"/>
    <w:rsid w:val="5FD683AD"/>
    <w:rsid w:val="5FD7DD4B"/>
    <w:rsid w:val="5FD805D8"/>
    <w:rsid w:val="5FDC3999"/>
    <w:rsid w:val="5FE0073F"/>
    <w:rsid w:val="5FE103A1"/>
    <w:rsid w:val="5FE61F35"/>
    <w:rsid w:val="5FE793C6"/>
    <w:rsid w:val="5FE86BCE"/>
    <w:rsid w:val="5FEAEBE5"/>
    <w:rsid w:val="5FF81B0E"/>
    <w:rsid w:val="5FFF836F"/>
    <w:rsid w:val="60021846"/>
    <w:rsid w:val="6018E6FD"/>
    <w:rsid w:val="602825E3"/>
    <w:rsid w:val="603A4D15"/>
    <w:rsid w:val="60561633"/>
    <w:rsid w:val="6056343A"/>
    <w:rsid w:val="60574DD4"/>
    <w:rsid w:val="60583F5B"/>
    <w:rsid w:val="605AD7EE"/>
    <w:rsid w:val="605BD67D"/>
    <w:rsid w:val="6063A27D"/>
    <w:rsid w:val="60697860"/>
    <w:rsid w:val="60875C72"/>
    <w:rsid w:val="6088DB9F"/>
    <w:rsid w:val="60943382"/>
    <w:rsid w:val="609D01FE"/>
    <w:rsid w:val="609E64AE"/>
    <w:rsid w:val="60A064D2"/>
    <w:rsid w:val="60B2C495"/>
    <w:rsid w:val="60B4975D"/>
    <w:rsid w:val="60B555C6"/>
    <w:rsid w:val="60B81951"/>
    <w:rsid w:val="60BA9825"/>
    <w:rsid w:val="60BD6233"/>
    <w:rsid w:val="60C2ED28"/>
    <w:rsid w:val="60CDBFE7"/>
    <w:rsid w:val="60CE291D"/>
    <w:rsid w:val="60D162CB"/>
    <w:rsid w:val="60D76127"/>
    <w:rsid w:val="60E2CA5D"/>
    <w:rsid w:val="60EBC339"/>
    <w:rsid w:val="60F7DE0F"/>
    <w:rsid w:val="610B815E"/>
    <w:rsid w:val="610E3276"/>
    <w:rsid w:val="6128571E"/>
    <w:rsid w:val="612B4934"/>
    <w:rsid w:val="612C8D13"/>
    <w:rsid w:val="6133AED2"/>
    <w:rsid w:val="613BB142"/>
    <w:rsid w:val="613D9FD9"/>
    <w:rsid w:val="6150B8A2"/>
    <w:rsid w:val="615CA8D4"/>
    <w:rsid w:val="615EF139"/>
    <w:rsid w:val="6165CC2F"/>
    <w:rsid w:val="616F50BF"/>
    <w:rsid w:val="6173776A"/>
    <w:rsid w:val="6173ADAC"/>
    <w:rsid w:val="617E07BE"/>
    <w:rsid w:val="618008EF"/>
    <w:rsid w:val="61898182"/>
    <w:rsid w:val="6196A414"/>
    <w:rsid w:val="6198A50D"/>
    <w:rsid w:val="6198F783"/>
    <w:rsid w:val="61A0C5FC"/>
    <w:rsid w:val="61A534ED"/>
    <w:rsid w:val="61B063D7"/>
    <w:rsid w:val="61B10524"/>
    <w:rsid w:val="61B46F40"/>
    <w:rsid w:val="61BCC388"/>
    <w:rsid w:val="61BD551C"/>
    <w:rsid w:val="61BF8745"/>
    <w:rsid w:val="61C1EC10"/>
    <w:rsid w:val="61C1F08E"/>
    <w:rsid w:val="61CB22A1"/>
    <w:rsid w:val="61D8629D"/>
    <w:rsid w:val="61E226E4"/>
    <w:rsid w:val="61E5CBFC"/>
    <w:rsid w:val="61E7CD4F"/>
    <w:rsid w:val="61E82534"/>
    <w:rsid w:val="61EA1AFB"/>
    <w:rsid w:val="61EC8628"/>
    <w:rsid w:val="61F9A60F"/>
    <w:rsid w:val="62099CFE"/>
    <w:rsid w:val="620D0922"/>
    <w:rsid w:val="620EC5CC"/>
    <w:rsid w:val="621B560B"/>
    <w:rsid w:val="621E72F0"/>
    <w:rsid w:val="621E986F"/>
    <w:rsid w:val="6222C55B"/>
    <w:rsid w:val="622D7DB9"/>
    <w:rsid w:val="6237A27E"/>
    <w:rsid w:val="6241632A"/>
    <w:rsid w:val="62454EE0"/>
    <w:rsid w:val="624BCAEE"/>
    <w:rsid w:val="624F4673"/>
    <w:rsid w:val="6257A21C"/>
    <w:rsid w:val="625B9918"/>
    <w:rsid w:val="626CBDD4"/>
    <w:rsid w:val="626D8D79"/>
    <w:rsid w:val="626F085F"/>
    <w:rsid w:val="62749E3B"/>
    <w:rsid w:val="6275021A"/>
    <w:rsid w:val="627C3278"/>
    <w:rsid w:val="6292E88C"/>
    <w:rsid w:val="6295AB3F"/>
    <w:rsid w:val="6299ED4A"/>
    <w:rsid w:val="629AA841"/>
    <w:rsid w:val="62BE37D0"/>
    <w:rsid w:val="62C365F1"/>
    <w:rsid w:val="62CE6CE9"/>
    <w:rsid w:val="62D26A18"/>
    <w:rsid w:val="62D7602D"/>
    <w:rsid w:val="62DEEC34"/>
    <w:rsid w:val="62DFE529"/>
    <w:rsid w:val="62E6389D"/>
    <w:rsid w:val="62EFB0BC"/>
    <w:rsid w:val="62F3597D"/>
    <w:rsid w:val="6300404B"/>
    <w:rsid w:val="63019C90"/>
    <w:rsid w:val="63050015"/>
    <w:rsid w:val="630B3BFD"/>
    <w:rsid w:val="631E5495"/>
    <w:rsid w:val="632547D4"/>
    <w:rsid w:val="63310DAE"/>
    <w:rsid w:val="6333DB0B"/>
    <w:rsid w:val="6339A799"/>
    <w:rsid w:val="6347B00B"/>
    <w:rsid w:val="6347F255"/>
    <w:rsid w:val="63503FA1"/>
    <w:rsid w:val="6359927D"/>
    <w:rsid w:val="635D52F5"/>
    <w:rsid w:val="63638301"/>
    <w:rsid w:val="6366B0D4"/>
    <w:rsid w:val="636D5E99"/>
    <w:rsid w:val="6379E9E2"/>
    <w:rsid w:val="637ADFE2"/>
    <w:rsid w:val="637CC922"/>
    <w:rsid w:val="637F46CA"/>
    <w:rsid w:val="638F4A8B"/>
    <w:rsid w:val="63A8D983"/>
    <w:rsid w:val="63AD5A00"/>
    <w:rsid w:val="63AF7891"/>
    <w:rsid w:val="63B1480D"/>
    <w:rsid w:val="63B19A38"/>
    <w:rsid w:val="63B8D021"/>
    <w:rsid w:val="63B9191D"/>
    <w:rsid w:val="63BA4351"/>
    <w:rsid w:val="63BCDD13"/>
    <w:rsid w:val="63D1B40C"/>
    <w:rsid w:val="63DD338B"/>
    <w:rsid w:val="63E9F97E"/>
    <w:rsid w:val="63EFAD17"/>
    <w:rsid w:val="63FCF1B1"/>
    <w:rsid w:val="63FD9EC2"/>
    <w:rsid w:val="640B5EBB"/>
    <w:rsid w:val="640DCEF3"/>
    <w:rsid w:val="641882C1"/>
    <w:rsid w:val="641E06CF"/>
    <w:rsid w:val="641F57EC"/>
    <w:rsid w:val="6421B693"/>
    <w:rsid w:val="6432AE36"/>
    <w:rsid w:val="64343E4F"/>
    <w:rsid w:val="64430D33"/>
    <w:rsid w:val="6467E4BA"/>
    <w:rsid w:val="646854D8"/>
    <w:rsid w:val="646C6AA2"/>
    <w:rsid w:val="647648D6"/>
    <w:rsid w:val="6499851F"/>
    <w:rsid w:val="649C3313"/>
    <w:rsid w:val="64A211D4"/>
    <w:rsid w:val="64A25025"/>
    <w:rsid w:val="64A62EE9"/>
    <w:rsid w:val="64B2E23C"/>
    <w:rsid w:val="64B449D6"/>
    <w:rsid w:val="64B478AE"/>
    <w:rsid w:val="64B635EB"/>
    <w:rsid w:val="64BA312E"/>
    <w:rsid w:val="64C0DF04"/>
    <w:rsid w:val="64D28516"/>
    <w:rsid w:val="64D577FA"/>
    <w:rsid w:val="64DE48DC"/>
    <w:rsid w:val="64E02470"/>
    <w:rsid w:val="64F557AB"/>
    <w:rsid w:val="64FA3250"/>
    <w:rsid w:val="64FB4A51"/>
    <w:rsid w:val="64FBA831"/>
    <w:rsid w:val="6504D1B8"/>
    <w:rsid w:val="651158AD"/>
    <w:rsid w:val="6516DE3F"/>
    <w:rsid w:val="651B172B"/>
    <w:rsid w:val="651D4F9C"/>
    <w:rsid w:val="652069F4"/>
    <w:rsid w:val="65227CC3"/>
    <w:rsid w:val="65290FFA"/>
    <w:rsid w:val="65326815"/>
    <w:rsid w:val="6533F011"/>
    <w:rsid w:val="6540C767"/>
    <w:rsid w:val="6553AFB9"/>
    <w:rsid w:val="655643C9"/>
    <w:rsid w:val="656010E9"/>
    <w:rsid w:val="6568EC72"/>
    <w:rsid w:val="65737E33"/>
    <w:rsid w:val="657C5EB7"/>
    <w:rsid w:val="657CE0BD"/>
    <w:rsid w:val="659BFAE5"/>
    <w:rsid w:val="659F4DCF"/>
    <w:rsid w:val="65A6156D"/>
    <w:rsid w:val="65A8611D"/>
    <w:rsid w:val="65AA6E3C"/>
    <w:rsid w:val="65B2BACA"/>
    <w:rsid w:val="65BE1A76"/>
    <w:rsid w:val="65C304B1"/>
    <w:rsid w:val="65CA64C5"/>
    <w:rsid w:val="65CB4F32"/>
    <w:rsid w:val="65CDF295"/>
    <w:rsid w:val="65D82A19"/>
    <w:rsid w:val="65DEDD94"/>
    <w:rsid w:val="65EAF037"/>
    <w:rsid w:val="65FAB408"/>
    <w:rsid w:val="66046EF0"/>
    <w:rsid w:val="660D8125"/>
    <w:rsid w:val="661C4CD8"/>
    <w:rsid w:val="66216373"/>
    <w:rsid w:val="66221EEB"/>
    <w:rsid w:val="662B1F8B"/>
    <w:rsid w:val="663133CB"/>
    <w:rsid w:val="6634D30C"/>
    <w:rsid w:val="6636F7BE"/>
    <w:rsid w:val="6638BB0A"/>
    <w:rsid w:val="663E4326"/>
    <w:rsid w:val="664BD9D7"/>
    <w:rsid w:val="664EF5CE"/>
    <w:rsid w:val="6651ACC2"/>
    <w:rsid w:val="66524939"/>
    <w:rsid w:val="6656D711"/>
    <w:rsid w:val="665F4373"/>
    <w:rsid w:val="6661E6DC"/>
    <w:rsid w:val="66688865"/>
    <w:rsid w:val="667D2A25"/>
    <w:rsid w:val="667DC820"/>
    <w:rsid w:val="667FA6E7"/>
    <w:rsid w:val="6687E063"/>
    <w:rsid w:val="668AD82A"/>
    <w:rsid w:val="669A205F"/>
    <w:rsid w:val="66A5F322"/>
    <w:rsid w:val="66A89DD9"/>
    <w:rsid w:val="66AD4016"/>
    <w:rsid w:val="66BB7930"/>
    <w:rsid w:val="66C23A38"/>
    <w:rsid w:val="66C8E45F"/>
    <w:rsid w:val="66E2ABCC"/>
    <w:rsid w:val="66E4A925"/>
    <w:rsid w:val="66E60300"/>
    <w:rsid w:val="66EB98BD"/>
    <w:rsid w:val="66F090B9"/>
    <w:rsid w:val="66F11AD3"/>
    <w:rsid w:val="66F1E413"/>
    <w:rsid w:val="67081BF6"/>
    <w:rsid w:val="670CC1F9"/>
    <w:rsid w:val="6719ED41"/>
    <w:rsid w:val="67276FD9"/>
    <w:rsid w:val="673B0A4F"/>
    <w:rsid w:val="6743A9A9"/>
    <w:rsid w:val="6745AD61"/>
    <w:rsid w:val="6754906E"/>
    <w:rsid w:val="6756EDB7"/>
    <w:rsid w:val="675B05DA"/>
    <w:rsid w:val="675BEEA2"/>
    <w:rsid w:val="676BDF11"/>
    <w:rsid w:val="6772A09B"/>
    <w:rsid w:val="6774DAD5"/>
    <w:rsid w:val="6776216C"/>
    <w:rsid w:val="6777CEDB"/>
    <w:rsid w:val="6783FBE5"/>
    <w:rsid w:val="67906817"/>
    <w:rsid w:val="67975D38"/>
    <w:rsid w:val="6798389C"/>
    <w:rsid w:val="679F22DF"/>
    <w:rsid w:val="67A6221A"/>
    <w:rsid w:val="67AAD150"/>
    <w:rsid w:val="67BBF833"/>
    <w:rsid w:val="67BDDB36"/>
    <w:rsid w:val="67BEDAF4"/>
    <w:rsid w:val="67BF2E99"/>
    <w:rsid w:val="67C26AD0"/>
    <w:rsid w:val="67CD042C"/>
    <w:rsid w:val="67D17C39"/>
    <w:rsid w:val="67D2D13B"/>
    <w:rsid w:val="67E5DFF8"/>
    <w:rsid w:val="67E620F6"/>
    <w:rsid w:val="67EF5147"/>
    <w:rsid w:val="67FD2C46"/>
    <w:rsid w:val="67FDD249"/>
    <w:rsid w:val="67FF28BA"/>
    <w:rsid w:val="680A0C67"/>
    <w:rsid w:val="680A7781"/>
    <w:rsid w:val="680D18BC"/>
    <w:rsid w:val="680D8CB5"/>
    <w:rsid w:val="68182C35"/>
    <w:rsid w:val="681EEDB2"/>
    <w:rsid w:val="6820CCF0"/>
    <w:rsid w:val="6821181C"/>
    <w:rsid w:val="68323AAB"/>
    <w:rsid w:val="68383A07"/>
    <w:rsid w:val="68390D71"/>
    <w:rsid w:val="68420D58"/>
    <w:rsid w:val="684D8E1D"/>
    <w:rsid w:val="68580AB6"/>
    <w:rsid w:val="685AF4D9"/>
    <w:rsid w:val="685FE75B"/>
    <w:rsid w:val="68641450"/>
    <w:rsid w:val="687261AB"/>
    <w:rsid w:val="6881D361"/>
    <w:rsid w:val="688D283F"/>
    <w:rsid w:val="689206DF"/>
    <w:rsid w:val="68947645"/>
    <w:rsid w:val="6898D18D"/>
    <w:rsid w:val="689A26E1"/>
    <w:rsid w:val="68A87ABA"/>
    <w:rsid w:val="68B2188E"/>
    <w:rsid w:val="68B72FD7"/>
    <w:rsid w:val="68C2EFA0"/>
    <w:rsid w:val="68C3A6A0"/>
    <w:rsid w:val="68D8017A"/>
    <w:rsid w:val="68DAE30F"/>
    <w:rsid w:val="68DF7A0A"/>
    <w:rsid w:val="68FF451D"/>
    <w:rsid w:val="6902A6BE"/>
    <w:rsid w:val="69050274"/>
    <w:rsid w:val="6909F30D"/>
    <w:rsid w:val="691068A8"/>
    <w:rsid w:val="6918D573"/>
    <w:rsid w:val="691929F0"/>
    <w:rsid w:val="691F9735"/>
    <w:rsid w:val="69270BE6"/>
    <w:rsid w:val="692D7954"/>
    <w:rsid w:val="6937BA39"/>
    <w:rsid w:val="693E6138"/>
    <w:rsid w:val="69451409"/>
    <w:rsid w:val="69548F71"/>
    <w:rsid w:val="69643D96"/>
    <w:rsid w:val="6968D48D"/>
    <w:rsid w:val="6968FFD0"/>
    <w:rsid w:val="697C7832"/>
    <w:rsid w:val="697EE81E"/>
    <w:rsid w:val="6998FCA7"/>
    <w:rsid w:val="699AC290"/>
    <w:rsid w:val="69A26E39"/>
    <w:rsid w:val="69AA1E6F"/>
    <w:rsid w:val="69BF598B"/>
    <w:rsid w:val="69BF8125"/>
    <w:rsid w:val="69C41B27"/>
    <w:rsid w:val="69CDCE40"/>
    <w:rsid w:val="69DBBCA2"/>
    <w:rsid w:val="69E48DA3"/>
    <w:rsid w:val="69E61ABF"/>
    <w:rsid w:val="69EE3503"/>
    <w:rsid w:val="69F0D5EE"/>
    <w:rsid w:val="69F68773"/>
    <w:rsid w:val="69F7C3B5"/>
    <w:rsid w:val="6A043F4E"/>
    <w:rsid w:val="6A0FE210"/>
    <w:rsid w:val="6A1C49E7"/>
    <w:rsid w:val="6A1DA3C2"/>
    <w:rsid w:val="6A2511E5"/>
    <w:rsid w:val="6A30DB50"/>
    <w:rsid w:val="6A3C5D95"/>
    <w:rsid w:val="6A3E9DB8"/>
    <w:rsid w:val="6A4D82A0"/>
    <w:rsid w:val="6A5AA97E"/>
    <w:rsid w:val="6A623188"/>
    <w:rsid w:val="6A6242FF"/>
    <w:rsid w:val="6A7096CF"/>
    <w:rsid w:val="6A7A4BCB"/>
    <w:rsid w:val="6A84B467"/>
    <w:rsid w:val="6A8870AA"/>
    <w:rsid w:val="6A8DFD3C"/>
    <w:rsid w:val="6A9A4E8C"/>
    <w:rsid w:val="6A9D785F"/>
    <w:rsid w:val="6AA7242A"/>
    <w:rsid w:val="6AB3B0FD"/>
    <w:rsid w:val="6AB81988"/>
    <w:rsid w:val="6ABA0252"/>
    <w:rsid w:val="6AC07E51"/>
    <w:rsid w:val="6AC2DC47"/>
    <w:rsid w:val="6AC949B5"/>
    <w:rsid w:val="6AE1134E"/>
    <w:rsid w:val="6AE35948"/>
    <w:rsid w:val="6AF8F723"/>
    <w:rsid w:val="6B0BE361"/>
    <w:rsid w:val="6B17896E"/>
    <w:rsid w:val="6B1B6331"/>
    <w:rsid w:val="6B2201AB"/>
    <w:rsid w:val="6B269261"/>
    <w:rsid w:val="6B37DC25"/>
    <w:rsid w:val="6B460C51"/>
    <w:rsid w:val="6B4AE45B"/>
    <w:rsid w:val="6B505C7E"/>
    <w:rsid w:val="6B517280"/>
    <w:rsid w:val="6B5FF84E"/>
    <w:rsid w:val="6B65703A"/>
    <w:rsid w:val="6B6A8779"/>
    <w:rsid w:val="6B7E0E5B"/>
    <w:rsid w:val="6B8FAB78"/>
    <w:rsid w:val="6B9257D4"/>
    <w:rsid w:val="6B97C5F5"/>
    <w:rsid w:val="6BA1D0BF"/>
    <w:rsid w:val="6BAEBF1C"/>
    <w:rsid w:val="6BB7C6F7"/>
    <w:rsid w:val="6BC5BDFA"/>
    <w:rsid w:val="6BCFDC7E"/>
    <w:rsid w:val="6BD48EA0"/>
    <w:rsid w:val="6BDBF77A"/>
    <w:rsid w:val="6BE6CA9B"/>
    <w:rsid w:val="6BEC0264"/>
    <w:rsid w:val="6BFF378A"/>
    <w:rsid w:val="6C0AC62B"/>
    <w:rsid w:val="6C1CBE1A"/>
    <w:rsid w:val="6C312A69"/>
    <w:rsid w:val="6C351765"/>
    <w:rsid w:val="6C3DDDAC"/>
    <w:rsid w:val="6C44798D"/>
    <w:rsid w:val="6C4C1174"/>
    <w:rsid w:val="6C5C0138"/>
    <w:rsid w:val="6C651A16"/>
    <w:rsid w:val="6C654EBF"/>
    <w:rsid w:val="6C6B4D5F"/>
    <w:rsid w:val="6C778D19"/>
    <w:rsid w:val="6C79356B"/>
    <w:rsid w:val="6C937563"/>
    <w:rsid w:val="6C947710"/>
    <w:rsid w:val="6C9B3507"/>
    <w:rsid w:val="6CA3E724"/>
    <w:rsid w:val="6CA87ED6"/>
    <w:rsid w:val="6CA8B151"/>
    <w:rsid w:val="6CA931AE"/>
    <w:rsid w:val="6CB2381E"/>
    <w:rsid w:val="6CC51881"/>
    <w:rsid w:val="6CD185F1"/>
    <w:rsid w:val="6CD4664B"/>
    <w:rsid w:val="6CDDB0E6"/>
    <w:rsid w:val="6CE615AB"/>
    <w:rsid w:val="6CED42E1"/>
    <w:rsid w:val="6CF721E7"/>
    <w:rsid w:val="6CFAF6DF"/>
    <w:rsid w:val="6CFDE0A7"/>
    <w:rsid w:val="6D0A830B"/>
    <w:rsid w:val="6D1737CA"/>
    <w:rsid w:val="6D1DBB81"/>
    <w:rsid w:val="6D1FC077"/>
    <w:rsid w:val="6D2C8948"/>
    <w:rsid w:val="6D321AE2"/>
    <w:rsid w:val="6D371822"/>
    <w:rsid w:val="6D3F01F6"/>
    <w:rsid w:val="6D41E36E"/>
    <w:rsid w:val="6D4F24D7"/>
    <w:rsid w:val="6D555289"/>
    <w:rsid w:val="6D57ADFA"/>
    <w:rsid w:val="6D599641"/>
    <w:rsid w:val="6D5D9B7A"/>
    <w:rsid w:val="6D686D5C"/>
    <w:rsid w:val="6D6BACDF"/>
    <w:rsid w:val="6D6D3957"/>
    <w:rsid w:val="6D70C924"/>
    <w:rsid w:val="6D76C0DE"/>
    <w:rsid w:val="6D7B626A"/>
    <w:rsid w:val="6D931A65"/>
    <w:rsid w:val="6DA48433"/>
    <w:rsid w:val="6DBFB3DC"/>
    <w:rsid w:val="6DC25E44"/>
    <w:rsid w:val="6DC46ADB"/>
    <w:rsid w:val="6DCFA363"/>
    <w:rsid w:val="6DE0BA7D"/>
    <w:rsid w:val="6DE154AC"/>
    <w:rsid w:val="6DE8B2CA"/>
    <w:rsid w:val="6DF47515"/>
    <w:rsid w:val="6DF51CC2"/>
    <w:rsid w:val="6DF7BB32"/>
    <w:rsid w:val="6DF7F82E"/>
    <w:rsid w:val="6DFF46DF"/>
    <w:rsid w:val="6E04BF48"/>
    <w:rsid w:val="6E0CD013"/>
    <w:rsid w:val="6E18EA48"/>
    <w:rsid w:val="6E225954"/>
    <w:rsid w:val="6E31DA05"/>
    <w:rsid w:val="6E3C3A60"/>
    <w:rsid w:val="6E406765"/>
    <w:rsid w:val="6E42BC2C"/>
    <w:rsid w:val="6E4C1E32"/>
    <w:rsid w:val="6E4CAC45"/>
    <w:rsid w:val="6E515B74"/>
    <w:rsid w:val="6E5176A1"/>
    <w:rsid w:val="6E52312A"/>
    <w:rsid w:val="6E6CD564"/>
    <w:rsid w:val="6E73A474"/>
    <w:rsid w:val="6E751C0D"/>
    <w:rsid w:val="6E835209"/>
    <w:rsid w:val="6E8E51BB"/>
    <w:rsid w:val="6E931C68"/>
    <w:rsid w:val="6E9B6A92"/>
    <w:rsid w:val="6E9D38D9"/>
    <w:rsid w:val="6EB1FFE7"/>
    <w:rsid w:val="6EC229A6"/>
    <w:rsid w:val="6EE28C25"/>
    <w:rsid w:val="6EE3F31A"/>
    <w:rsid w:val="6EEC7C2E"/>
    <w:rsid w:val="6EEC892B"/>
    <w:rsid w:val="6F145331"/>
    <w:rsid w:val="6F1734D6"/>
    <w:rsid w:val="6F17BC3E"/>
    <w:rsid w:val="6F1DCE01"/>
    <w:rsid w:val="6F3A8C41"/>
    <w:rsid w:val="6F3CB70D"/>
    <w:rsid w:val="6F4BCEB5"/>
    <w:rsid w:val="6F54130F"/>
    <w:rsid w:val="6F5A0045"/>
    <w:rsid w:val="6F5ACAC2"/>
    <w:rsid w:val="6F5BE1CD"/>
    <w:rsid w:val="6F61F052"/>
    <w:rsid w:val="6F698175"/>
    <w:rsid w:val="6F6DBFAF"/>
    <w:rsid w:val="6F7DE637"/>
    <w:rsid w:val="6F80BD7E"/>
    <w:rsid w:val="6F83544E"/>
    <w:rsid w:val="6F892822"/>
    <w:rsid w:val="6F980168"/>
    <w:rsid w:val="6F980356"/>
    <w:rsid w:val="6F993323"/>
    <w:rsid w:val="6F995C0F"/>
    <w:rsid w:val="6F9CB5D5"/>
    <w:rsid w:val="6FA7FC97"/>
    <w:rsid w:val="6FB5197B"/>
    <w:rsid w:val="6FC67420"/>
    <w:rsid w:val="6FD82413"/>
    <w:rsid w:val="6FE6C62E"/>
    <w:rsid w:val="6FF2C6B5"/>
    <w:rsid w:val="6FFDBE67"/>
    <w:rsid w:val="700A7751"/>
    <w:rsid w:val="70182AA1"/>
    <w:rsid w:val="702FC63A"/>
    <w:rsid w:val="70315B9A"/>
    <w:rsid w:val="7032FCCB"/>
    <w:rsid w:val="703AE4F1"/>
    <w:rsid w:val="7041703B"/>
    <w:rsid w:val="7053CF27"/>
    <w:rsid w:val="70555C43"/>
    <w:rsid w:val="7056015E"/>
    <w:rsid w:val="705738CE"/>
    <w:rsid w:val="7059951C"/>
    <w:rsid w:val="7069BBA4"/>
    <w:rsid w:val="706BB6A4"/>
    <w:rsid w:val="706D33F2"/>
    <w:rsid w:val="706FC6A5"/>
    <w:rsid w:val="7074D25D"/>
    <w:rsid w:val="7076AB80"/>
    <w:rsid w:val="707713B8"/>
    <w:rsid w:val="70798430"/>
    <w:rsid w:val="707A409F"/>
    <w:rsid w:val="708222D7"/>
    <w:rsid w:val="708ABA00"/>
    <w:rsid w:val="708BDDED"/>
    <w:rsid w:val="708BE114"/>
    <w:rsid w:val="70A4484F"/>
    <w:rsid w:val="70C23BC7"/>
    <w:rsid w:val="70C7420D"/>
    <w:rsid w:val="70CABBEF"/>
    <w:rsid w:val="70D45213"/>
    <w:rsid w:val="70D9F550"/>
    <w:rsid w:val="70E1DFC9"/>
    <w:rsid w:val="70EF06AB"/>
    <w:rsid w:val="70F73E9C"/>
    <w:rsid w:val="71024DCF"/>
    <w:rsid w:val="710E1D42"/>
    <w:rsid w:val="71161CC2"/>
    <w:rsid w:val="7119BFFA"/>
    <w:rsid w:val="711CA9A3"/>
    <w:rsid w:val="7121DE8D"/>
    <w:rsid w:val="7136E7A1"/>
    <w:rsid w:val="71388B39"/>
    <w:rsid w:val="713EED21"/>
    <w:rsid w:val="7147BD65"/>
    <w:rsid w:val="714C916D"/>
    <w:rsid w:val="7151C022"/>
    <w:rsid w:val="71533522"/>
    <w:rsid w:val="7156FEAC"/>
    <w:rsid w:val="715AFEF7"/>
    <w:rsid w:val="71728D34"/>
    <w:rsid w:val="71741727"/>
    <w:rsid w:val="717B9DB7"/>
    <w:rsid w:val="717F15EE"/>
    <w:rsid w:val="7182968F"/>
    <w:rsid w:val="71886504"/>
    <w:rsid w:val="718F3F9E"/>
    <w:rsid w:val="71B44411"/>
    <w:rsid w:val="71B5B140"/>
    <w:rsid w:val="71BA782B"/>
    <w:rsid w:val="71BF83C8"/>
    <w:rsid w:val="71C75708"/>
    <w:rsid w:val="71CB64A6"/>
    <w:rsid w:val="71D07DE8"/>
    <w:rsid w:val="71D340B4"/>
    <w:rsid w:val="71D6F6FC"/>
    <w:rsid w:val="71E31CEE"/>
    <w:rsid w:val="71E46D12"/>
    <w:rsid w:val="71E48BC1"/>
    <w:rsid w:val="71E4BD14"/>
    <w:rsid w:val="71EA3B54"/>
    <w:rsid w:val="71F37EC1"/>
    <w:rsid w:val="71F97E32"/>
    <w:rsid w:val="720299AD"/>
    <w:rsid w:val="7204CADB"/>
    <w:rsid w:val="720EE6B4"/>
    <w:rsid w:val="7212CA78"/>
    <w:rsid w:val="72162093"/>
    <w:rsid w:val="721CA96F"/>
    <w:rsid w:val="72234E9D"/>
    <w:rsid w:val="7224F4BD"/>
    <w:rsid w:val="7227AE4E"/>
    <w:rsid w:val="724E1061"/>
    <w:rsid w:val="725CA1D8"/>
    <w:rsid w:val="7265BBA6"/>
    <w:rsid w:val="7265FFA3"/>
    <w:rsid w:val="72698E87"/>
    <w:rsid w:val="726B665B"/>
    <w:rsid w:val="727162F1"/>
    <w:rsid w:val="7274FA8F"/>
    <w:rsid w:val="727D2F4D"/>
    <w:rsid w:val="728F1DBC"/>
    <w:rsid w:val="72912376"/>
    <w:rsid w:val="729221B0"/>
    <w:rsid w:val="7298295A"/>
    <w:rsid w:val="72A3F782"/>
    <w:rsid w:val="72B7ABE4"/>
    <w:rsid w:val="72BD2E24"/>
    <w:rsid w:val="72BD74E7"/>
    <w:rsid w:val="72C254B8"/>
    <w:rsid w:val="72C4D58F"/>
    <w:rsid w:val="72CAF3BE"/>
    <w:rsid w:val="72D0FCD1"/>
    <w:rsid w:val="72DFC498"/>
    <w:rsid w:val="72ED5171"/>
    <w:rsid w:val="72F6FF9A"/>
    <w:rsid w:val="72F71307"/>
    <w:rsid w:val="72FE97FD"/>
    <w:rsid w:val="73092E35"/>
    <w:rsid w:val="73146E7D"/>
    <w:rsid w:val="73176E18"/>
    <w:rsid w:val="73187BE9"/>
    <w:rsid w:val="73194B7D"/>
    <w:rsid w:val="73208950"/>
    <w:rsid w:val="733D45D8"/>
    <w:rsid w:val="7341D0FE"/>
    <w:rsid w:val="734602E4"/>
    <w:rsid w:val="73487799"/>
    <w:rsid w:val="734CA6B6"/>
    <w:rsid w:val="735706F7"/>
    <w:rsid w:val="73660180"/>
    <w:rsid w:val="7368F56E"/>
    <w:rsid w:val="736C34CE"/>
    <w:rsid w:val="737283B9"/>
    <w:rsid w:val="7372C75D"/>
    <w:rsid w:val="737BE54F"/>
    <w:rsid w:val="738656DB"/>
    <w:rsid w:val="73879B4A"/>
    <w:rsid w:val="73A09B3C"/>
    <w:rsid w:val="73A410F3"/>
    <w:rsid w:val="73A553F5"/>
    <w:rsid w:val="73CE9E36"/>
    <w:rsid w:val="73D4B986"/>
    <w:rsid w:val="73DCD426"/>
    <w:rsid w:val="73E13610"/>
    <w:rsid w:val="73FC1934"/>
    <w:rsid w:val="740064FA"/>
    <w:rsid w:val="7400FBA9"/>
    <w:rsid w:val="74018C07"/>
    <w:rsid w:val="740A3A4B"/>
    <w:rsid w:val="740A7ADC"/>
    <w:rsid w:val="740B080C"/>
    <w:rsid w:val="74102830"/>
    <w:rsid w:val="7416ACC2"/>
    <w:rsid w:val="741CA9D8"/>
    <w:rsid w:val="741CB2D7"/>
    <w:rsid w:val="741FE5E2"/>
    <w:rsid w:val="74236CF7"/>
    <w:rsid w:val="742BA9BE"/>
    <w:rsid w:val="742FF139"/>
    <w:rsid w:val="743A9903"/>
    <w:rsid w:val="743AD567"/>
    <w:rsid w:val="743FEAA5"/>
    <w:rsid w:val="7441EBF1"/>
    <w:rsid w:val="74445589"/>
    <w:rsid w:val="744D9021"/>
    <w:rsid w:val="7458016B"/>
    <w:rsid w:val="7458E768"/>
    <w:rsid w:val="745B022F"/>
    <w:rsid w:val="7469BE8D"/>
    <w:rsid w:val="747B94F9"/>
    <w:rsid w:val="74831C0E"/>
    <w:rsid w:val="748D92A0"/>
    <w:rsid w:val="748E8050"/>
    <w:rsid w:val="7492BB50"/>
    <w:rsid w:val="74955E36"/>
    <w:rsid w:val="749775DC"/>
    <w:rsid w:val="74987069"/>
    <w:rsid w:val="7498B11E"/>
    <w:rsid w:val="74AA8157"/>
    <w:rsid w:val="74AB7BA1"/>
    <w:rsid w:val="74B59B07"/>
    <w:rsid w:val="74BE4059"/>
    <w:rsid w:val="74C61EE0"/>
    <w:rsid w:val="74CDEDC4"/>
    <w:rsid w:val="74F2344F"/>
    <w:rsid w:val="74F6883F"/>
    <w:rsid w:val="74FB2826"/>
    <w:rsid w:val="74FBD751"/>
    <w:rsid w:val="74FE82FE"/>
    <w:rsid w:val="751026F8"/>
    <w:rsid w:val="7512F1C0"/>
    <w:rsid w:val="751FF1E9"/>
    <w:rsid w:val="75297281"/>
    <w:rsid w:val="753FB70E"/>
    <w:rsid w:val="7556A9AA"/>
    <w:rsid w:val="755B4829"/>
    <w:rsid w:val="755F4F10"/>
    <w:rsid w:val="75696F1F"/>
    <w:rsid w:val="7578C5A6"/>
    <w:rsid w:val="757C121E"/>
    <w:rsid w:val="75847808"/>
    <w:rsid w:val="75903183"/>
    <w:rsid w:val="7590A568"/>
    <w:rsid w:val="7596DD1F"/>
    <w:rsid w:val="7596ED49"/>
    <w:rsid w:val="75AB008F"/>
    <w:rsid w:val="75B3DB8D"/>
    <w:rsid w:val="75BC3C63"/>
    <w:rsid w:val="75C94AEB"/>
    <w:rsid w:val="75CD8131"/>
    <w:rsid w:val="75CF7982"/>
    <w:rsid w:val="75D615CA"/>
    <w:rsid w:val="75D8C2F9"/>
    <w:rsid w:val="75DD0133"/>
    <w:rsid w:val="75E574D5"/>
    <w:rsid w:val="75F04371"/>
    <w:rsid w:val="75F43F1A"/>
    <w:rsid w:val="75F71BC4"/>
    <w:rsid w:val="75F7EE76"/>
    <w:rsid w:val="760BFC5C"/>
    <w:rsid w:val="760DFFA7"/>
    <w:rsid w:val="76155866"/>
    <w:rsid w:val="761E5A57"/>
    <w:rsid w:val="7634930E"/>
    <w:rsid w:val="7649BD1A"/>
    <w:rsid w:val="764B27A4"/>
    <w:rsid w:val="7653ABA4"/>
    <w:rsid w:val="765956C1"/>
    <w:rsid w:val="76606333"/>
    <w:rsid w:val="7661722E"/>
    <w:rsid w:val="766876E4"/>
    <w:rsid w:val="7674FE84"/>
    <w:rsid w:val="7688039D"/>
    <w:rsid w:val="768C2521"/>
    <w:rsid w:val="76918EB3"/>
    <w:rsid w:val="76995EA9"/>
    <w:rsid w:val="769CC92A"/>
    <w:rsid w:val="769CE45B"/>
    <w:rsid w:val="76A42DAC"/>
    <w:rsid w:val="76A4FF4F"/>
    <w:rsid w:val="76AA247B"/>
    <w:rsid w:val="76AC93E5"/>
    <w:rsid w:val="76AE4EC2"/>
    <w:rsid w:val="76BB2325"/>
    <w:rsid w:val="76C310AB"/>
    <w:rsid w:val="76C542E2"/>
    <w:rsid w:val="76C9A3C0"/>
    <w:rsid w:val="76DC9BD7"/>
    <w:rsid w:val="76E1A492"/>
    <w:rsid w:val="76E1FA3B"/>
    <w:rsid w:val="76E94542"/>
    <w:rsid w:val="76EA63C0"/>
    <w:rsid w:val="76EC8E80"/>
    <w:rsid w:val="76EF712B"/>
    <w:rsid w:val="76F8644B"/>
    <w:rsid w:val="76F9A0CF"/>
    <w:rsid w:val="7700E3EB"/>
    <w:rsid w:val="77052F1B"/>
    <w:rsid w:val="7709EE0D"/>
    <w:rsid w:val="77152CC7"/>
    <w:rsid w:val="771DA502"/>
    <w:rsid w:val="7729FBB2"/>
    <w:rsid w:val="772D5B9D"/>
    <w:rsid w:val="7732E47E"/>
    <w:rsid w:val="77337FE4"/>
    <w:rsid w:val="773970C6"/>
    <w:rsid w:val="773ED973"/>
    <w:rsid w:val="77453E0A"/>
    <w:rsid w:val="774B8565"/>
    <w:rsid w:val="77512271"/>
    <w:rsid w:val="775D1872"/>
    <w:rsid w:val="776C5AB4"/>
    <w:rsid w:val="7773C1A3"/>
    <w:rsid w:val="777768A5"/>
    <w:rsid w:val="777B4087"/>
    <w:rsid w:val="7782673B"/>
    <w:rsid w:val="77871597"/>
    <w:rsid w:val="778B5111"/>
    <w:rsid w:val="778C7213"/>
    <w:rsid w:val="778C9189"/>
    <w:rsid w:val="778FA22D"/>
    <w:rsid w:val="7796CE28"/>
    <w:rsid w:val="779C0DC2"/>
    <w:rsid w:val="779DAB41"/>
    <w:rsid w:val="77A4D1E8"/>
    <w:rsid w:val="77A689D9"/>
    <w:rsid w:val="77A8CA8A"/>
    <w:rsid w:val="77A9FB7F"/>
    <w:rsid w:val="77B335BB"/>
    <w:rsid w:val="77B7A109"/>
    <w:rsid w:val="77BD18DB"/>
    <w:rsid w:val="77BD9510"/>
    <w:rsid w:val="77BEEACE"/>
    <w:rsid w:val="77C44B61"/>
    <w:rsid w:val="77CFFF1D"/>
    <w:rsid w:val="77D138A5"/>
    <w:rsid w:val="77DD3FE9"/>
    <w:rsid w:val="77E31C63"/>
    <w:rsid w:val="77E4B777"/>
    <w:rsid w:val="77EFC172"/>
    <w:rsid w:val="77F140D1"/>
    <w:rsid w:val="77FC2427"/>
    <w:rsid w:val="77FD68B9"/>
    <w:rsid w:val="78019B01"/>
    <w:rsid w:val="7805A7E2"/>
    <w:rsid w:val="78078A6E"/>
    <w:rsid w:val="7808C268"/>
    <w:rsid w:val="780A2953"/>
    <w:rsid w:val="780D71AA"/>
    <w:rsid w:val="7818F209"/>
    <w:rsid w:val="781DF7C9"/>
    <w:rsid w:val="78268679"/>
    <w:rsid w:val="7829C630"/>
    <w:rsid w:val="782FFDE2"/>
    <w:rsid w:val="78304717"/>
    <w:rsid w:val="783E2CDE"/>
    <w:rsid w:val="784646F6"/>
    <w:rsid w:val="784E180F"/>
    <w:rsid w:val="7850E792"/>
    <w:rsid w:val="78530196"/>
    <w:rsid w:val="7854FB62"/>
    <w:rsid w:val="7857F227"/>
    <w:rsid w:val="7858F32D"/>
    <w:rsid w:val="786461A1"/>
    <w:rsid w:val="78646FCC"/>
    <w:rsid w:val="7883C1FE"/>
    <w:rsid w:val="788CF48A"/>
    <w:rsid w:val="788D868A"/>
    <w:rsid w:val="7896EFD2"/>
    <w:rsid w:val="78AE1D1D"/>
    <w:rsid w:val="78AE296B"/>
    <w:rsid w:val="78C6BAD1"/>
    <w:rsid w:val="78CE8E0B"/>
    <w:rsid w:val="78D62165"/>
    <w:rsid w:val="78E42547"/>
    <w:rsid w:val="78E48C34"/>
    <w:rsid w:val="78E75615"/>
    <w:rsid w:val="78E8A592"/>
    <w:rsid w:val="78EDD983"/>
    <w:rsid w:val="78EE33D1"/>
    <w:rsid w:val="78F19B8D"/>
    <w:rsid w:val="78FC34B7"/>
    <w:rsid w:val="79135BC8"/>
    <w:rsid w:val="79155AC3"/>
    <w:rsid w:val="79220382"/>
    <w:rsid w:val="79235E29"/>
    <w:rsid w:val="792B4A4C"/>
    <w:rsid w:val="79397BA2"/>
    <w:rsid w:val="7944A067"/>
    <w:rsid w:val="7947F97C"/>
    <w:rsid w:val="794B8AA4"/>
    <w:rsid w:val="794E9B84"/>
    <w:rsid w:val="7952A3FF"/>
    <w:rsid w:val="79530B4B"/>
    <w:rsid w:val="79550501"/>
    <w:rsid w:val="79569578"/>
    <w:rsid w:val="79588681"/>
    <w:rsid w:val="79692689"/>
    <w:rsid w:val="796E2D5E"/>
    <w:rsid w:val="7974B440"/>
    <w:rsid w:val="79778ABA"/>
    <w:rsid w:val="79788EB5"/>
    <w:rsid w:val="7979104A"/>
    <w:rsid w:val="797E9853"/>
    <w:rsid w:val="798C7F46"/>
    <w:rsid w:val="79936884"/>
    <w:rsid w:val="79A00516"/>
    <w:rsid w:val="79A549FE"/>
    <w:rsid w:val="79A782EC"/>
    <w:rsid w:val="79C1B8F5"/>
    <w:rsid w:val="79C5ECC8"/>
    <w:rsid w:val="79CBA1FB"/>
    <w:rsid w:val="79D61A92"/>
    <w:rsid w:val="79D7BE89"/>
    <w:rsid w:val="79E2B914"/>
    <w:rsid w:val="79E3E6ED"/>
    <w:rsid w:val="79E45173"/>
    <w:rsid w:val="79E62E3A"/>
    <w:rsid w:val="79F64875"/>
    <w:rsid w:val="7A0BCE9B"/>
    <w:rsid w:val="7A105DFA"/>
    <w:rsid w:val="7A1C282E"/>
    <w:rsid w:val="7A1C416A"/>
    <w:rsid w:val="7A279772"/>
    <w:rsid w:val="7A2F8F66"/>
    <w:rsid w:val="7A30EBB1"/>
    <w:rsid w:val="7A39AFAE"/>
    <w:rsid w:val="7A57C401"/>
    <w:rsid w:val="7A699B9B"/>
    <w:rsid w:val="7A6FC9D8"/>
    <w:rsid w:val="7A7B1BEA"/>
    <w:rsid w:val="7A7D8851"/>
    <w:rsid w:val="7A87B2C0"/>
    <w:rsid w:val="7A99C1C6"/>
    <w:rsid w:val="7A9C9FFD"/>
    <w:rsid w:val="7A9CA8B0"/>
    <w:rsid w:val="7AA55243"/>
    <w:rsid w:val="7AA84FA1"/>
    <w:rsid w:val="7AB14D13"/>
    <w:rsid w:val="7AB6CB12"/>
    <w:rsid w:val="7AB7F9D4"/>
    <w:rsid w:val="7ABE3C63"/>
    <w:rsid w:val="7ABE68A3"/>
    <w:rsid w:val="7ABF8C7A"/>
    <w:rsid w:val="7AD45CB8"/>
    <w:rsid w:val="7ADDB138"/>
    <w:rsid w:val="7ADFB575"/>
    <w:rsid w:val="7AE35799"/>
    <w:rsid w:val="7AE4A428"/>
    <w:rsid w:val="7AE75B05"/>
    <w:rsid w:val="7AED159C"/>
    <w:rsid w:val="7AFDC1D4"/>
    <w:rsid w:val="7AFE08DC"/>
    <w:rsid w:val="7AFE5636"/>
    <w:rsid w:val="7AFF9B5E"/>
    <w:rsid w:val="7B075ACB"/>
    <w:rsid w:val="7B0A9938"/>
    <w:rsid w:val="7B0C287D"/>
    <w:rsid w:val="7B200BF1"/>
    <w:rsid w:val="7B233903"/>
    <w:rsid w:val="7B23C09F"/>
    <w:rsid w:val="7B260ADA"/>
    <w:rsid w:val="7B2964EF"/>
    <w:rsid w:val="7B2AA996"/>
    <w:rsid w:val="7B34F10D"/>
    <w:rsid w:val="7B35097B"/>
    <w:rsid w:val="7B360554"/>
    <w:rsid w:val="7B387D57"/>
    <w:rsid w:val="7B3C62E5"/>
    <w:rsid w:val="7B4306B3"/>
    <w:rsid w:val="7B46D85D"/>
    <w:rsid w:val="7B669A3E"/>
    <w:rsid w:val="7B6AAED6"/>
    <w:rsid w:val="7B75FA76"/>
    <w:rsid w:val="7B7F8AB7"/>
    <w:rsid w:val="7B8420CC"/>
    <w:rsid w:val="7B8D89A8"/>
    <w:rsid w:val="7B8F41A2"/>
    <w:rsid w:val="7BA0A3F7"/>
    <w:rsid w:val="7BA43113"/>
    <w:rsid w:val="7BACA887"/>
    <w:rsid w:val="7BAECA6C"/>
    <w:rsid w:val="7BC142E5"/>
    <w:rsid w:val="7BC58364"/>
    <w:rsid w:val="7BCB4F78"/>
    <w:rsid w:val="7BCE7702"/>
    <w:rsid w:val="7BCE9094"/>
    <w:rsid w:val="7BDBD9B4"/>
    <w:rsid w:val="7BEF883F"/>
    <w:rsid w:val="7C0211B8"/>
    <w:rsid w:val="7C035094"/>
    <w:rsid w:val="7C071CC2"/>
    <w:rsid w:val="7C08C8FE"/>
    <w:rsid w:val="7C0A6E34"/>
    <w:rsid w:val="7C0B4E52"/>
    <w:rsid w:val="7C10DAD2"/>
    <w:rsid w:val="7C160E74"/>
    <w:rsid w:val="7C1BDCD5"/>
    <w:rsid w:val="7C23936A"/>
    <w:rsid w:val="7C2AFE80"/>
    <w:rsid w:val="7C2CA0A3"/>
    <w:rsid w:val="7C31D9D7"/>
    <w:rsid w:val="7C3D81C1"/>
    <w:rsid w:val="7C3EB3C5"/>
    <w:rsid w:val="7C445F60"/>
    <w:rsid w:val="7C4D34EB"/>
    <w:rsid w:val="7C52CA55"/>
    <w:rsid w:val="7C658147"/>
    <w:rsid w:val="7C6A512D"/>
    <w:rsid w:val="7C7BCB76"/>
    <w:rsid w:val="7C8AB341"/>
    <w:rsid w:val="7C8B4331"/>
    <w:rsid w:val="7C8C45E3"/>
    <w:rsid w:val="7C8CA5C3"/>
    <w:rsid w:val="7CAC0802"/>
    <w:rsid w:val="7CB0A06C"/>
    <w:rsid w:val="7CB0BEFF"/>
    <w:rsid w:val="7CB45F20"/>
    <w:rsid w:val="7CB85F69"/>
    <w:rsid w:val="7CBA372D"/>
    <w:rsid w:val="7CBA77E4"/>
    <w:rsid w:val="7CBFB47B"/>
    <w:rsid w:val="7CBFED25"/>
    <w:rsid w:val="7CC67A2B"/>
    <w:rsid w:val="7CDE52EC"/>
    <w:rsid w:val="7CE0F4A9"/>
    <w:rsid w:val="7CE3DF3B"/>
    <w:rsid w:val="7CF658D9"/>
    <w:rsid w:val="7CFFD081"/>
    <w:rsid w:val="7D026A9F"/>
    <w:rsid w:val="7D077FBC"/>
    <w:rsid w:val="7D32C7CF"/>
    <w:rsid w:val="7D3430BA"/>
    <w:rsid w:val="7D3FF6ED"/>
    <w:rsid w:val="7D465218"/>
    <w:rsid w:val="7D490D9B"/>
    <w:rsid w:val="7D57D691"/>
    <w:rsid w:val="7D61FF31"/>
    <w:rsid w:val="7D660E8A"/>
    <w:rsid w:val="7D6C6B55"/>
    <w:rsid w:val="7D711B5E"/>
    <w:rsid w:val="7D7B0AE1"/>
    <w:rsid w:val="7D86A5E6"/>
    <w:rsid w:val="7D975D88"/>
    <w:rsid w:val="7D993D36"/>
    <w:rsid w:val="7D9F9788"/>
    <w:rsid w:val="7D9FB317"/>
    <w:rsid w:val="7DA63B6E"/>
    <w:rsid w:val="7DA85D0B"/>
    <w:rsid w:val="7DB27F04"/>
    <w:rsid w:val="7DB2DA99"/>
    <w:rsid w:val="7DB5494C"/>
    <w:rsid w:val="7DC25DEE"/>
    <w:rsid w:val="7DCE8614"/>
    <w:rsid w:val="7DD0FB15"/>
    <w:rsid w:val="7DE6CCEB"/>
    <w:rsid w:val="7DE8AA34"/>
    <w:rsid w:val="7DF7299E"/>
    <w:rsid w:val="7E0489C8"/>
    <w:rsid w:val="7E06234E"/>
    <w:rsid w:val="7E0CECC5"/>
    <w:rsid w:val="7E3236B9"/>
    <w:rsid w:val="7E4717A0"/>
    <w:rsid w:val="7E4B4E46"/>
    <w:rsid w:val="7E51E3F7"/>
    <w:rsid w:val="7E563662"/>
    <w:rsid w:val="7E57294A"/>
    <w:rsid w:val="7E689335"/>
    <w:rsid w:val="7E6E292D"/>
    <w:rsid w:val="7E72C804"/>
    <w:rsid w:val="7E81E1D6"/>
    <w:rsid w:val="7E84D89D"/>
    <w:rsid w:val="7E8BB939"/>
    <w:rsid w:val="7EA033CA"/>
    <w:rsid w:val="7EB0BFE9"/>
    <w:rsid w:val="7EC5DB9A"/>
    <w:rsid w:val="7ECDC389"/>
    <w:rsid w:val="7ED76D40"/>
    <w:rsid w:val="7ED88F7B"/>
    <w:rsid w:val="7EE61001"/>
    <w:rsid w:val="7EFF6C84"/>
    <w:rsid w:val="7F0B5FD4"/>
    <w:rsid w:val="7F0C9D5B"/>
    <w:rsid w:val="7F1F8E2B"/>
    <w:rsid w:val="7F250CEF"/>
    <w:rsid w:val="7F28A2FD"/>
    <w:rsid w:val="7F29D9FB"/>
    <w:rsid w:val="7F4B2298"/>
    <w:rsid w:val="7F4C9B8C"/>
    <w:rsid w:val="7F4EBF3A"/>
    <w:rsid w:val="7F531A8E"/>
    <w:rsid w:val="7F644165"/>
    <w:rsid w:val="7F64BA1D"/>
    <w:rsid w:val="7F6A6C50"/>
    <w:rsid w:val="7F705CD0"/>
    <w:rsid w:val="7F758F24"/>
    <w:rsid w:val="7F7B67C8"/>
    <w:rsid w:val="7F82A8AA"/>
    <w:rsid w:val="7F86526C"/>
    <w:rsid w:val="7F88BBBF"/>
    <w:rsid w:val="7F8BCC3D"/>
    <w:rsid w:val="7F9ACDCD"/>
    <w:rsid w:val="7F9C6232"/>
    <w:rsid w:val="7FA1F3AF"/>
    <w:rsid w:val="7FAA4A42"/>
    <w:rsid w:val="7FB3E544"/>
    <w:rsid w:val="7FBA9B05"/>
    <w:rsid w:val="7FC1BA79"/>
    <w:rsid w:val="7FCD4F6A"/>
    <w:rsid w:val="7FD35670"/>
    <w:rsid w:val="7FD4B17A"/>
    <w:rsid w:val="7FDC4A8A"/>
    <w:rsid w:val="7FF206C3"/>
    <w:rsid w:val="7FFE4B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541FC"/>
  <w15:chartTrackingRefBased/>
  <w15:docId w15:val="{A8D717FE-2CDF-492E-B1C6-2481EF98A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5F4"/>
    <w:pPr>
      <w:ind w:left="720"/>
      <w:contextualSpacing/>
    </w:pPr>
  </w:style>
  <w:style w:type="paragraph" w:styleId="Header">
    <w:name w:val="header"/>
    <w:basedOn w:val="Normal"/>
    <w:link w:val="HeaderChar"/>
    <w:uiPriority w:val="99"/>
    <w:unhideWhenUsed/>
    <w:rsid w:val="006275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5F4"/>
  </w:style>
  <w:style w:type="paragraph" w:styleId="Footer">
    <w:name w:val="footer"/>
    <w:basedOn w:val="Normal"/>
    <w:link w:val="FooterChar"/>
    <w:uiPriority w:val="99"/>
    <w:unhideWhenUsed/>
    <w:rsid w:val="006275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5F4"/>
  </w:style>
  <w:style w:type="table" w:styleId="TableGrid">
    <w:name w:val="Table Grid"/>
    <w:basedOn w:val="TableNormal"/>
    <w:uiPriority w:val="39"/>
    <w:rsid w:val="003568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Pr>
      <w:color w:val="0563C1" w:themeColor="hyperlink"/>
      <w:u w:val="single"/>
    </w:rPr>
  </w:style>
  <w:style w:type="character" w:customStyle="1" w:styleId="eop">
    <w:name w:val="eop"/>
    <w:basedOn w:val="DefaultParagraphFont"/>
    <w:rsid w:val="6CFDE0A7"/>
  </w:style>
  <w:style w:type="paragraph" w:customStyle="1" w:styleId="paragraph">
    <w:name w:val="paragraph"/>
    <w:basedOn w:val="Normal"/>
    <w:rsid w:val="001B3B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B3B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1815">
      <w:bodyDiv w:val="1"/>
      <w:marLeft w:val="0"/>
      <w:marRight w:val="0"/>
      <w:marTop w:val="0"/>
      <w:marBottom w:val="0"/>
      <w:divBdr>
        <w:top w:val="none" w:sz="0" w:space="0" w:color="auto"/>
        <w:left w:val="none" w:sz="0" w:space="0" w:color="auto"/>
        <w:bottom w:val="none" w:sz="0" w:space="0" w:color="auto"/>
        <w:right w:val="none" w:sz="0" w:space="0" w:color="auto"/>
      </w:divBdr>
      <w:divsChild>
        <w:div w:id="91705163">
          <w:marLeft w:val="0"/>
          <w:marRight w:val="0"/>
          <w:marTop w:val="0"/>
          <w:marBottom w:val="0"/>
          <w:divBdr>
            <w:top w:val="none" w:sz="0" w:space="0" w:color="auto"/>
            <w:left w:val="none" w:sz="0" w:space="0" w:color="auto"/>
            <w:bottom w:val="none" w:sz="0" w:space="0" w:color="auto"/>
            <w:right w:val="none" w:sz="0" w:space="0" w:color="auto"/>
          </w:divBdr>
        </w:div>
        <w:div w:id="183712222">
          <w:marLeft w:val="0"/>
          <w:marRight w:val="0"/>
          <w:marTop w:val="0"/>
          <w:marBottom w:val="0"/>
          <w:divBdr>
            <w:top w:val="none" w:sz="0" w:space="0" w:color="auto"/>
            <w:left w:val="none" w:sz="0" w:space="0" w:color="auto"/>
            <w:bottom w:val="none" w:sz="0" w:space="0" w:color="auto"/>
            <w:right w:val="none" w:sz="0" w:space="0" w:color="auto"/>
          </w:divBdr>
        </w:div>
        <w:div w:id="3584350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baseballydf.com/apply" TargetMode="External"/><Relationship Id="rId26" Type="http://schemas.openxmlformats.org/officeDocument/2006/relationships/hyperlink" Target="https://www.newmellesportsandrec.com/about-us" TargetMode="External"/><Relationship Id="rId39" Type="http://schemas.openxmlformats.org/officeDocument/2006/relationships/hyperlink" Target="https://www.zycus.com/blog/supplier-management/understanding-supplier-management-its-benefits-process-and-best-practices" TargetMode="External"/><Relationship Id="rId21" Type="http://schemas.openxmlformats.org/officeDocument/2006/relationships/image" Target="media/image12.jpeg"/><Relationship Id="rId34" Type="http://schemas.openxmlformats.org/officeDocument/2006/relationships/hyperlink" Target="https://www.urbanpro.com/usa/mo-st-louis/meditation-classes/32795041" TargetMode="External"/><Relationship Id="rId42" Type="http://schemas.openxmlformats.org/officeDocument/2006/relationships/hyperlink" Target="https://www.fool.com/the-ascent/small-business/project-management/articles/process-improvement/" TargetMode="External"/><Relationship Id="rId47" Type="http://schemas.openxmlformats.org/officeDocument/2006/relationships/hyperlink" Target="http://stlsnowcone.com/catering-fun-foods-pricing/cotton-candy/" TargetMode="External"/><Relationship Id="rId50" Type="http://schemas.openxmlformats.org/officeDocument/2006/relationships/hyperlink" Target="https://adia.works/blog/labor-cost-percentage-by-industry/" TargetMode="External"/><Relationship Id="rId55" Type="http://schemas.microsoft.com/office/2020/10/relationships/intelligence" Target="intelligence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business.com/articles/swot-analysis-for-small-business-planning/" TargetMode="External"/><Relationship Id="rId11" Type="http://schemas.openxmlformats.org/officeDocument/2006/relationships/image" Target="media/image5.png"/><Relationship Id="rId24" Type="http://schemas.openxmlformats.org/officeDocument/2006/relationships/hyperlink" Target="https://traccsolution.com/blog/how-to-achieve-operational-excellence/" TargetMode="External"/><Relationship Id="rId32" Type="http://schemas.openxmlformats.org/officeDocument/2006/relationships/hyperlink" Target="https://www.facebook.com/chesterfieldparks/" TargetMode="External"/><Relationship Id="rId37" Type="http://schemas.openxmlformats.org/officeDocument/2006/relationships/hyperlink" Target="https://www.galaxydigital.com/blog/benefits-volunteering-college" TargetMode="External"/><Relationship Id="rId40" Type="http://schemas.openxmlformats.org/officeDocument/2006/relationships/hyperlink" Target="https://www.baseballydf.com/apply" TargetMode="External"/><Relationship Id="rId45" Type="http://schemas.openxmlformats.org/officeDocument/2006/relationships/hyperlink" Target="https://www.facebook.com/CityOfChesterfield/photos/a.164580533591757/1566620970054366/" TargetMode="External"/><Relationship Id="rId53" Type="http://schemas.microsoft.com/office/2011/relationships/people" Target="peop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mailto:YDF@mlb.com" TargetMode="External"/><Relationship Id="rId31" Type="http://schemas.openxmlformats.org/officeDocument/2006/relationships/hyperlink" Target="https://www.chesterfield.mo.us/pavilion-rental.html" TargetMode="External"/><Relationship Id="rId44" Type="http://schemas.openxmlformats.org/officeDocument/2006/relationships/hyperlink" Target="https://www.webstaurantstore.com/article/76/concession-stand-food-ideas.html"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www.newmellesportsandrec.com/youth-sports" TargetMode="External"/><Relationship Id="rId30" Type="http://schemas.openxmlformats.org/officeDocument/2006/relationships/hyperlink" Target="https://webinarcare.com/best-corporate-social-responsibility-software/corporate-social-responsibility-statistics/" TargetMode="External"/><Relationship Id="rId35" Type="http://schemas.openxmlformats.org/officeDocument/2006/relationships/hyperlink" Target="https://www.stlmag.com/health/where-to-find-free-and-affordable-yoga-classes-in-st-louis/" TargetMode="External"/><Relationship Id="rId43" Type="http://schemas.openxmlformats.org/officeDocument/2006/relationships/hyperlink" Target="https://www.frevvo.com/blog/continuous-process-improvement/" TargetMode="External"/><Relationship Id="rId48" Type="http://schemas.openxmlformats.org/officeDocument/2006/relationships/hyperlink" Target="https://www.samsclub.com/p/gold-medal-flossugar-various-flavors/143036" TargetMode="External"/><Relationship Id="rId8" Type="http://schemas.openxmlformats.org/officeDocument/2006/relationships/image" Target="media/image2.jpe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newmellesportsandrec.com/about-us" TargetMode="External"/><Relationship Id="rId33" Type="http://schemas.openxmlformats.org/officeDocument/2006/relationships/hyperlink" Target="https://www.planettogether.com/blog/capacity-analysis-in-operations-management" TargetMode="External"/><Relationship Id="rId38" Type="http://schemas.openxmlformats.org/officeDocument/2006/relationships/hyperlink" Target="https://www.wallstreetmojo.com/demand-planning/" TargetMode="External"/><Relationship Id="rId46" Type="http://schemas.openxmlformats.org/officeDocument/2006/relationships/hyperlink" Target="https://www.toolots.com/ng-frontend/productDetail?id=59148&amp;title=Commercial%20Cotton%20Candy%20Machine%20Electric%20Candy%20Floss%20Maker&amp;gclid=CjwKCAjw__ihBhADEiwAXEazJn901EgVvSgv-xLPJQug0i35gzn-NLS9DmRdmzO4YDM2HazDQEGlpBoCpVYQAvD_BwE" TargetMode="External"/><Relationship Id="rId20" Type="http://schemas.openxmlformats.org/officeDocument/2006/relationships/hyperlink" Target="mailto:YDF@mlb.com" TargetMode="External"/><Relationship Id="rId41" Type="http://schemas.openxmlformats.org/officeDocument/2006/relationships/hyperlink" Target="https://www.inflowinventory.com/blog/reorder-point-formula-safety-stock/"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mailto:https://www.google.com/maps/place/New+Melle+Sports+%26+Recreation/@38.7135876,-90.8777144,15z/data=!4m8!3m7!1s0x87deca37e8868e39:0x9913a351881c31a6!8m2!3d38.7135876!4d-90.8777144!9m1!1b1!16s%2Fg%2F1tcx_cpr" TargetMode="External"/><Relationship Id="rId36" Type="http://schemas.openxmlformats.org/officeDocument/2006/relationships/hyperlink" Target="https://www.wolterskluwer.com/en/expert-insights/the-value-of-capacity-planning-process" TargetMode="External"/><Relationship Id="rId49" Type="http://schemas.openxmlformats.org/officeDocument/2006/relationships/hyperlink" Target="https://www.samsclub.com/p/floss-cotton-candy-cones-1-000/143041?xid=plp_product_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50</Pages>
  <Words>12536</Words>
  <Characters>71461</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McDonough</dc:creator>
  <cp:keywords/>
  <dc:description/>
  <cp:lastModifiedBy>Yihsuan Chan</cp:lastModifiedBy>
  <cp:revision>2</cp:revision>
  <dcterms:created xsi:type="dcterms:W3CDTF">2023-04-20T00:07:00Z</dcterms:created>
  <dcterms:modified xsi:type="dcterms:W3CDTF">2023-04-20T00:07:00Z</dcterms:modified>
</cp:coreProperties>
</file>